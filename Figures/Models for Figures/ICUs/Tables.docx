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E2521B" w14:textId="3B705DA0" w:rsidR="00F77AC4" w:rsidRDefault="00FD4A9F">
      <w:r>
        <w:t xml:space="preserve">Door </w:t>
      </w:r>
      <w:r w:rsidR="00BE4B31">
        <w:t>Partially Open</w:t>
      </w:r>
    </w:p>
    <w:tbl>
      <w:tblPr>
        <w:tblStyle w:val="TableGrid"/>
        <w:tblpPr w:leftFromText="180" w:rightFromText="180" w:horzAnchor="margin" w:tblpY="666"/>
        <w:tblW w:w="6630" w:type="dxa"/>
        <w:tblLook w:val="04A0" w:firstRow="1" w:lastRow="0" w:firstColumn="1" w:lastColumn="0" w:noHBand="0" w:noVBand="1"/>
      </w:tblPr>
      <w:tblGrid>
        <w:gridCol w:w="1341"/>
        <w:gridCol w:w="1348"/>
        <w:gridCol w:w="1348"/>
        <w:gridCol w:w="1348"/>
        <w:gridCol w:w="1245"/>
      </w:tblGrid>
      <w:tr w:rsidR="005C60C9" w14:paraId="4C4DDB14" w14:textId="77777777" w:rsidTr="00BE4B31">
        <w:trPr>
          <w:trHeight w:val="266"/>
        </w:trPr>
        <w:tc>
          <w:tcPr>
            <w:tcW w:w="1341" w:type="dxa"/>
            <w:vAlign w:val="bottom"/>
          </w:tcPr>
          <w:p w14:paraId="574F3971" w14:textId="47CE636E" w:rsidR="005C60C9" w:rsidRPr="00742003" w:rsidRDefault="005C60C9" w:rsidP="00851D18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742003">
              <w:rPr>
                <w:rFonts w:ascii="Calibri" w:hAnsi="Calibri" w:cs="Calibri"/>
                <w:b/>
                <w:bCs/>
                <w:color w:val="000000"/>
              </w:rPr>
              <w:t>Sensor</w:t>
            </w:r>
          </w:p>
        </w:tc>
        <w:tc>
          <w:tcPr>
            <w:tcW w:w="1348" w:type="dxa"/>
            <w:shd w:val="clear" w:color="auto" w:fill="D9D9D9" w:themeFill="background1" w:themeFillShade="D9"/>
          </w:tcPr>
          <w:p w14:paraId="155B8BFB" w14:textId="6C944131" w:rsidR="005C60C9" w:rsidRPr="00742003" w:rsidRDefault="005C60C9" w:rsidP="00851D18">
            <w:pPr>
              <w:rPr>
                <w:b/>
                <w:bCs/>
              </w:rPr>
            </w:pPr>
            <w:r w:rsidRPr="00742003">
              <w:rPr>
                <w:b/>
                <w:bCs/>
              </w:rPr>
              <w:t>0 sec</w:t>
            </w:r>
          </w:p>
        </w:tc>
        <w:tc>
          <w:tcPr>
            <w:tcW w:w="1348" w:type="dxa"/>
            <w:shd w:val="clear" w:color="auto" w:fill="FFE599" w:themeFill="accent4" w:themeFillTint="66"/>
          </w:tcPr>
          <w:p w14:paraId="7415CD2F" w14:textId="56ACCA43" w:rsidR="005C60C9" w:rsidRPr="00742003" w:rsidRDefault="005C60C9" w:rsidP="00851D18">
            <w:pPr>
              <w:rPr>
                <w:b/>
                <w:bCs/>
              </w:rPr>
            </w:pPr>
            <w:r w:rsidRPr="00742003">
              <w:rPr>
                <w:b/>
                <w:bCs/>
              </w:rPr>
              <w:t>100 sec</w:t>
            </w:r>
          </w:p>
        </w:tc>
        <w:tc>
          <w:tcPr>
            <w:tcW w:w="1348" w:type="dxa"/>
            <w:shd w:val="clear" w:color="auto" w:fill="C5E0B3" w:themeFill="accent6" w:themeFillTint="66"/>
          </w:tcPr>
          <w:p w14:paraId="036D7C57" w14:textId="3E7E7D23" w:rsidR="005C60C9" w:rsidRPr="00742003" w:rsidRDefault="005C60C9" w:rsidP="00851D18">
            <w:pPr>
              <w:rPr>
                <w:b/>
                <w:bCs/>
              </w:rPr>
            </w:pPr>
            <w:r w:rsidRPr="00742003">
              <w:rPr>
                <w:b/>
                <w:bCs/>
              </w:rPr>
              <w:t>300 sec</w:t>
            </w:r>
          </w:p>
        </w:tc>
        <w:tc>
          <w:tcPr>
            <w:tcW w:w="1245" w:type="dxa"/>
            <w:shd w:val="clear" w:color="auto" w:fill="B4C6E7" w:themeFill="accent1" w:themeFillTint="66"/>
          </w:tcPr>
          <w:p w14:paraId="1A47B740" w14:textId="3A055A14" w:rsidR="005C60C9" w:rsidRPr="00742003" w:rsidRDefault="005C60C9" w:rsidP="00851D18">
            <w:pPr>
              <w:rPr>
                <w:b/>
                <w:bCs/>
              </w:rPr>
            </w:pPr>
            <w:r w:rsidRPr="00742003">
              <w:rPr>
                <w:b/>
                <w:bCs/>
              </w:rPr>
              <w:t>500 sec</w:t>
            </w:r>
          </w:p>
        </w:tc>
      </w:tr>
      <w:tr w:rsidR="00FD4A9F" w14:paraId="00B25D20" w14:textId="77777777" w:rsidTr="00BE4B31">
        <w:trPr>
          <w:trHeight w:val="266"/>
        </w:trPr>
        <w:tc>
          <w:tcPr>
            <w:tcW w:w="1341" w:type="dxa"/>
            <w:vAlign w:val="bottom"/>
          </w:tcPr>
          <w:p w14:paraId="1A87D9C2" w14:textId="77777777" w:rsidR="00FD4A9F" w:rsidRDefault="00FD4A9F" w:rsidP="00851D18">
            <w:r>
              <w:rPr>
                <w:rFonts w:ascii="Calibri" w:hAnsi="Calibri" w:cs="Calibri"/>
                <w:color w:val="000000"/>
              </w:rPr>
              <w:t>S-01</w:t>
            </w:r>
          </w:p>
        </w:tc>
        <w:tc>
          <w:tcPr>
            <w:tcW w:w="1348" w:type="dxa"/>
            <w:shd w:val="clear" w:color="auto" w:fill="D9D9D9" w:themeFill="background1" w:themeFillShade="D9"/>
          </w:tcPr>
          <w:p w14:paraId="68B9951B" w14:textId="78FCA31D" w:rsidR="00FD4A9F" w:rsidRDefault="00837135" w:rsidP="00851D18">
            <w:r>
              <w:t>0.09</w:t>
            </w:r>
          </w:p>
        </w:tc>
        <w:tc>
          <w:tcPr>
            <w:tcW w:w="1348" w:type="dxa"/>
            <w:shd w:val="clear" w:color="auto" w:fill="FFE599" w:themeFill="accent4" w:themeFillTint="66"/>
          </w:tcPr>
          <w:p w14:paraId="329A1E67" w14:textId="576CFB6B" w:rsidR="00FD4A9F" w:rsidRDefault="00837135" w:rsidP="00851D18">
            <w:r>
              <w:t>28.41</w:t>
            </w:r>
          </w:p>
        </w:tc>
        <w:tc>
          <w:tcPr>
            <w:tcW w:w="1348" w:type="dxa"/>
            <w:shd w:val="clear" w:color="auto" w:fill="C5E0B3" w:themeFill="accent6" w:themeFillTint="66"/>
          </w:tcPr>
          <w:p w14:paraId="5D8D16FB" w14:textId="076EFF5E" w:rsidR="00FD4A9F" w:rsidRDefault="00837135" w:rsidP="00851D18">
            <w:r>
              <w:t>5.37</w:t>
            </w:r>
          </w:p>
        </w:tc>
        <w:tc>
          <w:tcPr>
            <w:tcW w:w="1245" w:type="dxa"/>
            <w:shd w:val="clear" w:color="auto" w:fill="B4C6E7" w:themeFill="accent1" w:themeFillTint="66"/>
          </w:tcPr>
          <w:p w14:paraId="08B7728E" w14:textId="2EAF1406" w:rsidR="00FD4A9F" w:rsidRDefault="00837135" w:rsidP="00851D18">
            <w:r>
              <w:t>2.79</w:t>
            </w:r>
          </w:p>
        </w:tc>
      </w:tr>
      <w:tr w:rsidR="00FD4A9F" w14:paraId="72B04575" w14:textId="77777777" w:rsidTr="00BE4B31">
        <w:trPr>
          <w:trHeight w:val="266"/>
        </w:trPr>
        <w:tc>
          <w:tcPr>
            <w:tcW w:w="1341" w:type="dxa"/>
            <w:vAlign w:val="bottom"/>
          </w:tcPr>
          <w:p w14:paraId="55AB3631" w14:textId="77777777" w:rsidR="00FD4A9F" w:rsidRDefault="00FD4A9F" w:rsidP="00851D18">
            <w:r>
              <w:rPr>
                <w:rFonts w:ascii="Calibri" w:hAnsi="Calibri" w:cs="Calibri"/>
                <w:color w:val="000000"/>
              </w:rPr>
              <w:t>S-02</w:t>
            </w:r>
          </w:p>
        </w:tc>
        <w:tc>
          <w:tcPr>
            <w:tcW w:w="1348" w:type="dxa"/>
            <w:shd w:val="clear" w:color="auto" w:fill="D9D9D9" w:themeFill="background1" w:themeFillShade="D9"/>
          </w:tcPr>
          <w:p w14:paraId="244ADE07" w14:textId="0AF0784A" w:rsidR="00FD4A9F" w:rsidRDefault="00837135" w:rsidP="00851D18">
            <w:r>
              <w:t>0</w:t>
            </w:r>
          </w:p>
        </w:tc>
        <w:tc>
          <w:tcPr>
            <w:tcW w:w="1348" w:type="dxa"/>
            <w:shd w:val="clear" w:color="auto" w:fill="FFE599" w:themeFill="accent4" w:themeFillTint="66"/>
          </w:tcPr>
          <w:p w14:paraId="67348AE2" w14:textId="78924F49" w:rsidR="00FD4A9F" w:rsidRDefault="00837135" w:rsidP="00851D18">
            <w:r>
              <w:t>0.3</w:t>
            </w:r>
          </w:p>
        </w:tc>
        <w:tc>
          <w:tcPr>
            <w:tcW w:w="1348" w:type="dxa"/>
            <w:shd w:val="clear" w:color="auto" w:fill="C5E0B3" w:themeFill="accent6" w:themeFillTint="66"/>
          </w:tcPr>
          <w:p w14:paraId="65C0DFDC" w14:textId="70D363E6" w:rsidR="00FD4A9F" w:rsidRDefault="00837135" w:rsidP="00851D18">
            <w:r>
              <w:t>5.7</w:t>
            </w:r>
          </w:p>
        </w:tc>
        <w:tc>
          <w:tcPr>
            <w:tcW w:w="1245" w:type="dxa"/>
            <w:shd w:val="clear" w:color="auto" w:fill="B4C6E7" w:themeFill="accent1" w:themeFillTint="66"/>
          </w:tcPr>
          <w:p w14:paraId="3358DA02" w14:textId="2EE8684A" w:rsidR="00FD4A9F" w:rsidRDefault="00837135" w:rsidP="00851D18">
            <w:r>
              <w:t>3.33</w:t>
            </w:r>
          </w:p>
        </w:tc>
      </w:tr>
      <w:tr w:rsidR="00FD4A9F" w14:paraId="26983EAB" w14:textId="77777777" w:rsidTr="00BE4B31">
        <w:trPr>
          <w:trHeight w:val="266"/>
        </w:trPr>
        <w:tc>
          <w:tcPr>
            <w:tcW w:w="1341" w:type="dxa"/>
            <w:vAlign w:val="bottom"/>
          </w:tcPr>
          <w:p w14:paraId="6F658553" w14:textId="77777777" w:rsidR="00FD4A9F" w:rsidRDefault="00FD4A9F" w:rsidP="00851D18">
            <w:r>
              <w:rPr>
                <w:rFonts w:ascii="Calibri" w:hAnsi="Calibri" w:cs="Calibri"/>
                <w:color w:val="000000"/>
              </w:rPr>
              <w:t>S-03</w:t>
            </w:r>
          </w:p>
        </w:tc>
        <w:tc>
          <w:tcPr>
            <w:tcW w:w="1348" w:type="dxa"/>
            <w:shd w:val="clear" w:color="auto" w:fill="D9D9D9" w:themeFill="background1" w:themeFillShade="D9"/>
          </w:tcPr>
          <w:p w14:paraId="24B8A9AE" w14:textId="46435732" w:rsidR="00FD4A9F" w:rsidRDefault="00837135" w:rsidP="00851D18">
            <w:r>
              <w:t>0</w:t>
            </w:r>
          </w:p>
        </w:tc>
        <w:tc>
          <w:tcPr>
            <w:tcW w:w="1348" w:type="dxa"/>
            <w:shd w:val="clear" w:color="auto" w:fill="FFE599" w:themeFill="accent4" w:themeFillTint="66"/>
          </w:tcPr>
          <w:p w14:paraId="5B523AAC" w14:textId="4735C95B" w:rsidR="00FD4A9F" w:rsidRDefault="00837135" w:rsidP="00851D18">
            <w:r>
              <w:t>36.6</w:t>
            </w:r>
          </w:p>
        </w:tc>
        <w:tc>
          <w:tcPr>
            <w:tcW w:w="1348" w:type="dxa"/>
            <w:shd w:val="clear" w:color="auto" w:fill="C5E0B3" w:themeFill="accent6" w:themeFillTint="66"/>
          </w:tcPr>
          <w:p w14:paraId="7CA1B6BE" w14:textId="4BEFD503" w:rsidR="00FD4A9F" w:rsidRDefault="00837135" w:rsidP="00851D18">
            <w:r>
              <w:t>4.2</w:t>
            </w:r>
          </w:p>
        </w:tc>
        <w:tc>
          <w:tcPr>
            <w:tcW w:w="1245" w:type="dxa"/>
            <w:shd w:val="clear" w:color="auto" w:fill="B4C6E7" w:themeFill="accent1" w:themeFillTint="66"/>
          </w:tcPr>
          <w:p w14:paraId="62EC8431" w14:textId="6D9FF8E0" w:rsidR="00FD4A9F" w:rsidRDefault="00837135" w:rsidP="00851D18">
            <w:r>
              <w:t>1.53</w:t>
            </w:r>
          </w:p>
        </w:tc>
      </w:tr>
      <w:tr w:rsidR="00FD4A9F" w14:paraId="628D88B8" w14:textId="77777777" w:rsidTr="00BE4B31">
        <w:trPr>
          <w:trHeight w:val="266"/>
        </w:trPr>
        <w:tc>
          <w:tcPr>
            <w:tcW w:w="1341" w:type="dxa"/>
            <w:vAlign w:val="bottom"/>
          </w:tcPr>
          <w:p w14:paraId="39A8EB0E" w14:textId="77777777" w:rsidR="00FD4A9F" w:rsidRDefault="00FD4A9F" w:rsidP="00851D18">
            <w:r>
              <w:rPr>
                <w:rFonts w:ascii="Calibri" w:hAnsi="Calibri" w:cs="Calibri"/>
                <w:color w:val="000000"/>
              </w:rPr>
              <w:t>S-04</w:t>
            </w:r>
          </w:p>
        </w:tc>
        <w:tc>
          <w:tcPr>
            <w:tcW w:w="1348" w:type="dxa"/>
            <w:shd w:val="clear" w:color="auto" w:fill="D9D9D9" w:themeFill="background1" w:themeFillShade="D9"/>
          </w:tcPr>
          <w:p w14:paraId="204E5620" w14:textId="70618A5F" w:rsidR="00FD4A9F" w:rsidRDefault="00837135" w:rsidP="00851D18">
            <w:r>
              <w:t>177.48</w:t>
            </w:r>
          </w:p>
        </w:tc>
        <w:tc>
          <w:tcPr>
            <w:tcW w:w="1348" w:type="dxa"/>
            <w:shd w:val="clear" w:color="auto" w:fill="FFE599" w:themeFill="accent4" w:themeFillTint="66"/>
          </w:tcPr>
          <w:p w14:paraId="784ABB86" w14:textId="743FA8A5" w:rsidR="00FD4A9F" w:rsidRDefault="00837135" w:rsidP="00851D18">
            <w:r>
              <w:t>117.84</w:t>
            </w:r>
          </w:p>
        </w:tc>
        <w:tc>
          <w:tcPr>
            <w:tcW w:w="1348" w:type="dxa"/>
            <w:shd w:val="clear" w:color="auto" w:fill="C5E0B3" w:themeFill="accent6" w:themeFillTint="66"/>
          </w:tcPr>
          <w:p w14:paraId="660902D5" w14:textId="62A28859" w:rsidR="00FD4A9F" w:rsidRDefault="00837135" w:rsidP="00851D18">
            <w:r>
              <w:t>2.61</w:t>
            </w:r>
          </w:p>
        </w:tc>
        <w:tc>
          <w:tcPr>
            <w:tcW w:w="1245" w:type="dxa"/>
            <w:shd w:val="clear" w:color="auto" w:fill="B4C6E7" w:themeFill="accent1" w:themeFillTint="66"/>
          </w:tcPr>
          <w:p w14:paraId="02BE88AA" w14:textId="1F6433DD" w:rsidR="00FD4A9F" w:rsidRDefault="00837135" w:rsidP="00851D18">
            <w:r>
              <w:t>0.84</w:t>
            </w:r>
          </w:p>
        </w:tc>
      </w:tr>
      <w:tr w:rsidR="00FD4A9F" w14:paraId="556C4797" w14:textId="77777777" w:rsidTr="00BE4B31">
        <w:trPr>
          <w:trHeight w:val="266"/>
        </w:trPr>
        <w:tc>
          <w:tcPr>
            <w:tcW w:w="1341" w:type="dxa"/>
            <w:vAlign w:val="bottom"/>
          </w:tcPr>
          <w:p w14:paraId="6AC2E611" w14:textId="77777777" w:rsidR="00FD4A9F" w:rsidRDefault="00FD4A9F" w:rsidP="00851D18">
            <w:r>
              <w:rPr>
                <w:rFonts w:ascii="Calibri" w:hAnsi="Calibri" w:cs="Calibri"/>
                <w:color w:val="000000"/>
              </w:rPr>
              <w:t>S-05</w:t>
            </w:r>
          </w:p>
        </w:tc>
        <w:tc>
          <w:tcPr>
            <w:tcW w:w="1348" w:type="dxa"/>
            <w:shd w:val="clear" w:color="auto" w:fill="D9D9D9" w:themeFill="background1" w:themeFillShade="D9"/>
          </w:tcPr>
          <w:p w14:paraId="5201083F" w14:textId="69065A84" w:rsidR="00FD4A9F" w:rsidRDefault="00837135" w:rsidP="00851D18">
            <w:r>
              <w:t>0</w:t>
            </w:r>
          </w:p>
        </w:tc>
        <w:tc>
          <w:tcPr>
            <w:tcW w:w="1348" w:type="dxa"/>
            <w:shd w:val="clear" w:color="auto" w:fill="FFE599" w:themeFill="accent4" w:themeFillTint="66"/>
          </w:tcPr>
          <w:p w14:paraId="0CA62C36" w14:textId="4935B8A1" w:rsidR="00FD4A9F" w:rsidRDefault="00837135" w:rsidP="00851D18">
            <w:r>
              <w:t>0</w:t>
            </w:r>
          </w:p>
        </w:tc>
        <w:tc>
          <w:tcPr>
            <w:tcW w:w="1348" w:type="dxa"/>
            <w:shd w:val="clear" w:color="auto" w:fill="C5E0B3" w:themeFill="accent6" w:themeFillTint="66"/>
          </w:tcPr>
          <w:p w14:paraId="5DFAC67E" w14:textId="105598EC" w:rsidR="00FD4A9F" w:rsidRDefault="00837135" w:rsidP="00851D18">
            <w:r>
              <w:t>0</w:t>
            </w:r>
          </w:p>
        </w:tc>
        <w:tc>
          <w:tcPr>
            <w:tcW w:w="1245" w:type="dxa"/>
            <w:shd w:val="clear" w:color="auto" w:fill="B4C6E7" w:themeFill="accent1" w:themeFillTint="66"/>
          </w:tcPr>
          <w:p w14:paraId="789DB66C" w14:textId="21C2588A" w:rsidR="00FD4A9F" w:rsidRDefault="00837135" w:rsidP="00851D18">
            <w:r>
              <w:t>0.81</w:t>
            </w:r>
          </w:p>
        </w:tc>
      </w:tr>
      <w:tr w:rsidR="00FD4A9F" w14:paraId="45954F0B" w14:textId="77777777" w:rsidTr="00BE4B31">
        <w:trPr>
          <w:trHeight w:val="266"/>
        </w:trPr>
        <w:tc>
          <w:tcPr>
            <w:tcW w:w="1341" w:type="dxa"/>
            <w:vAlign w:val="bottom"/>
          </w:tcPr>
          <w:p w14:paraId="36035D86" w14:textId="77777777" w:rsidR="00FD4A9F" w:rsidRDefault="00FD4A9F" w:rsidP="00851D18">
            <w:r>
              <w:rPr>
                <w:rFonts w:ascii="Calibri" w:hAnsi="Calibri" w:cs="Calibri"/>
                <w:color w:val="000000"/>
              </w:rPr>
              <w:t>S-06</w:t>
            </w:r>
          </w:p>
        </w:tc>
        <w:tc>
          <w:tcPr>
            <w:tcW w:w="1348" w:type="dxa"/>
            <w:shd w:val="clear" w:color="auto" w:fill="D9D9D9" w:themeFill="background1" w:themeFillShade="D9"/>
          </w:tcPr>
          <w:p w14:paraId="3A27A636" w14:textId="33CB6B78" w:rsidR="00FD4A9F" w:rsidRDefault="00837135" w:rsidP="00851D18">
            <w:r>
              <w:t>0</w:t>
            </w:r>
          </w:p>
        </w:tc>
        <w:tc>
          <w:tcPr>
            <w:tcW w:w="1348" w:type="dxa"/>
            <w:shd w:val="clear" w:color="auto" w:fill="FFE599" w:themeFill="accent4" w:themeFillTint="66"/>
          </w:tcPr>
          <w:p w14:paraId="1E2038DD" w14:textId="0BA9DA0C" w:rsidR="00FD4A9F" w:rsidRDefault="00837135" w:rsidP="00851D18">
            <w:r>
              <w:t>14.7</w:t>
            </w:r>
          </w:p>
        </w:tc>
        <w:tc>
          <w:tcPr>
            <w:tcW w:w="1348" w:type="dxa"/>
            <w:shd w:val="clear" w:color="auto" w:fill="C5E0B3" w:themeFill="accent6" w:themeFillTint="66"/>
          </w:tcPr>
          <w:p w14:paraId="5532488E" w14:textId="6437A84F" w:rsidR="00FD4A9F" w:rsidRDefault="00837135" w:rsidP="00851D18">
            <w:r>
              <w:t>2.19</w:t>
            </w:r>
          </w:p>
        </w:tc>
        <w:tc>
          <w:tcPr>
            <w:tcW w:w="1245" w:type="dxa"/>
            <w:shd w:val="clear" w:color="auto" w:fill="B4C6E7" w:themeFill="accent1" w:themeFillTint="66"/>
          </w:tcPr>
          <w:p w14:paraId="05165A5D" w14:textId="4A702088" w:rsidR="00FD4A9F" w:rsidRDefault="00837135" w:rsidP="00851D18">
            <w:r>
              <w:t>1.17</w:t>
            </w:r>
          </w:p>
        </w:tc>
      </w:tr>
      <w:tr w:rsidR="00FD4A9F" w14:paraId="14C37F0C" w14:textId="77777777" w:rsidTr="00BE4B31">
        <w:trPr>
          <w:trHeight w:val="266"/>
        </w:trPr>
        <w:tc>
          <w:tcPr>
            <w:tcW w:w="1341" w:type="dxa"/>
            <w:vAlign w:val="bottom"/>
          </w:tcPr>
          <w:p w14:paraId="0C0627C0" w14:textId="77777777" w:rsidR="00FD4A9F" w:rsidRDefault="00FD4A9F" w:rsidP="00851D18">
            <w:r>
              <w:rPr>
                <w:rFonts w:ascii="Calibri" w:hAnsi="Calibri" w:cs="Calibri"/>
                <w:color w:val="000000"/>
              </w:rPr>
              <w:t>S-07</w:t>
            </w:r>
          </w:p>
        </w:tc>
        <w:tc>
          <w:tcPr>
            <w:tcW w:w="1348" w:type="dxa"/>
            <w:shd w:val="clear" w:color="auto" w:fill="D9D9D9" w:themeFill="background1" w:themeFillShade="D9"/>
          </w:tcPr>
          <w:p w14:paraId="632FA08D" w14:textId="4D743D08" w:rsidR="00FD4A9F" w:rsidRDefault="00837135" w:rsidP="00851D18">
            <w:r>
              <w:t>0.04</w:t>
            </w:r>
          </w:p>
        </w:tc>
        <w:tc>
          <w:tcPr>
            <w:tcW w:w="1348" w:type="dxa"/>
            <w:shd w:val="clear" w:color="auto" w:fill="FFE599" w:themeFill="accent4" w:themeFillTint="66"/>
          </w:tcPr>
          <w:p w14:paraId="352F3D15" w14:textId="3870155F" w:rsidR="00FD4A9F" w:rsidRDefault="00837135" w:rsidP="00851D18">
            <w:r>
              <w:t>2.07</w:t>
            </w:r>
          </w:p>
        </w:tc>
        <w:tc>
          <w:tcPr>
            <w:tcW w:w="1348" w:type="dxa"/>
            <w:shd w:val="clear" w:color="auto" w:fill="C5E0B3" w:themeFill="accent6" w:themeFillTint="66"/>
          </w:tcPr>
          <w:p w14:paraId="70470BC5" w14:textId="1B319214" w:rsidR="00FD4A9F" w:rsidRDefault="00837135" w:rsidP="00851D18">
            <w:r>
              <w:t>4.24</w:t>
            </w:r>
          </w:p>
        </w:tc>
        <w:tc>
          <w:tcPr>
            <w:tcW w:w="1245" w:type="dxa"/>
            <w:shd w:val="clear" w:color="auto" w:fill="B4C6E7" w:themeFill="accent1" w:themeFillTint="66"/>
          </w:tcPr>
          <w:p w14:paraId="709B66CB" w14:textId="2B943E49" w:rsidR="00FD4A9F" w:rsidRDefault="00837135" w:rsidP="00851D18">
            <w:r>
              <w:t>2.82</w:t>
            </w:r>
          </w:p>
        </w:tc>
      </w:tr>
      <w:tr w:rsidR="00FD4A9F" w14:paraId="6D6E1846" w14:textId="77777777" w:rsidTr="00BE4B31">
        <w:trPr>
          <w:trHeight w:val="266"/>
        </w:trPr>
        <w:tc>
          <w:tcPr>
            <w:tcW w:w="1341" w:type="dxa"/>
            <w:vAlign w:val="bottom"/>
          </w:tcPr>
          <w:p w14:paraId="2AEDA83B" w14:textId="77777777" w:rsidR="00FD4A9F" w:rsidRDefault="00FD4A9F" w:rsidP="00851D18">
            <w:r>
              <w:rPr>
                <w:rFonts w:ascii="Calibri" w:hAnsi="Calibri" w:cs="Calibri"/>
                <w:color w:val="000000"/>
              </w:rPr>
              <w:t>S-08</w:t>
            </w:r>
          </w:p>
        </w:tc>
        <w:tc>
          <w:tcPr>
            <w:tcW w:w="1348" w:type="dxa"/>
            <w:shd w:val="clear" w:color="auto" w:fill="D9D9D9" w:themeFill="background1" w:themeFillShade="D9"/>
          </w:tcPr>
          <w:p w14:paraId="7A5BB419" w14:textId="7F56325F" w:rsidR="00FD4A9F" w:rsidRDefault="00837135" w:rsidP="00851D18">
            <w:r>
              <w:t>0</w:t>
            </w:r>
          </w:p>
        </w:tc>
        <w:tc>
          <w:tcPr>
            <w:tcW w:w="1348" w:type="dxa"/>
            <w:shd w:val="clear" w:color="auto" w:fill="FFE599" w:themeFill="accent4" w:themeFillTint="66"/>
          </w:tcPr>
          <w:p w14:paraId="2B192D07" w14:textId="63AE77CE" w:rsidR="00FD4A9F" w:rsidRDefault="00837135" w:rsidP="00851D18">
            <w:r>
              <w:t>2.88</w:t>
            </w:r>
          </w:p>
        </w:tc>
        <w:tc>
          <w:tcPr>
            <w:tcW w:w="1348" w:type="dxa"/>
            <w:shd w:val="clear" w:color="auto" w:fill="C5E0B3" w:themeFill="accent6" w:themeFillTint="66"/>
          </w:tcPr>
          <w:p w14:paraId="7FE12873" w14:textId="20957132" w:rsidR="00FD4A9F" w:rsidRDefault="00837135" w:rsidP="00851D18">
            <w:r>
              <w:t>5.94</w:t>
            </w:r>
          </w:p>
        </w:tc>
        <w:tc>
          <w:tcPr>
            <w:tcW w:w="1245" w:type="dxa"/>
            <w:shd w:val="clear" w:color="auto" w:fill="B4C6E7" w:themeFill="accent1" w:themeFillTint="66"/>
          </w:tcPr>
          <w:p w14:paraId="7BD9CBD8" w14:textId="458BF272" w:rsidR="00FD4A9F" w:rsidRDefault="00837135" w:rsidP="00851D18">
            <w:r>
              <w:t>1.93</w:t>
            </w:r>
          </w:p>
        </w:tc>
      </w:tr>
      <w:tr w:rsidR="00FD4A9F" w14:paraId="7F3CBD32" w14:textId="77777777" w:rsidTr="00BE4B31">
        <w:trPr>
          <w:trHeight w:val="266"/>
        </w:trPr>
        <w:tc>
          <w:tcPr>
            <w:tcW w:w="1341" w:type="dxa"/>
            <w:vAlign w:val="bottom"/>
          </w:tcPr>
          <w:p w14:paraId="33A62A8B" w14:textId="77777777" w:rsidR="00FD4A9F" w:rsidRDefault="00FD4A9F" w:rsidP="00851D18">
            <w:r>
              <w:rPr>
                <w:rFonts w:ascii="Calibri" w:hAnsi="Calibri" w:cs="Calibri"/>
                <w:color w:val="000000"/>
              </w:rPr>
              <w:t>S-09</w:t>
            </w:r>
          </w:p>
        </w:tc>
        <w:tc>
          <w:tcPr>
            <w:tcW w:w="1348" w:type="dxa"/>
            <w:shd w:val="clear" w:color="auto" w:fill="D9D9D9" w:themeFill="background1" w:themeFillShade="D9"/>
          </w:tcPr>
          <w:p w14:paraId="08BAECBE" w14:textId="28D757E1" w:rsidR="00FD4A9F" w:rsidRDefault="00837135" w:rsidP="00851D18">
            <w:r>
              <w:t>0</w:t>
            </w:r>
          </w:p>
        </w:tc>
        <w:tc>
          <w:tcPr>
            <w:tcW w:w="1348" w:type="dxa"/>
            <w:shd w:val="clear" w:color="auto" w:fill="FFE599" w:themeFill="accent4" w:themeFillTint="66"/>
          </w:tcPr>
          <w:p w14:paraId="0618EB20" w14:textId="3F04E52B" w:rsidR="00FD4A9F" w:rsidRDefault="00837135" w:rsidP="00851D18">
            <w:r>
              <w:t>4.05</w:t>
            </w:r>
          </w:p>
        </w:tc>
        <w:tc>
          <w:tcPr>
            <w:tcW w:w="1348" w:type="dxa"/>
            <w:shd w:val="clear" w:color="auto" w:fill="C5E0B3" w:themeFill="accent6" w:themeFillTint="66"/>
          </w:tcPr>
          <w:p w14:paraId="0500E3A6" w14:textId="6785E1C2" w:rsidR="00FD4A9F" w:rsidRDefault="00837135" w:rsidP="00851D18">
            <w:r>
              <w:t>3.78</w:t>
            </w:r>
          </w:p>
        </w:tc>
        <w:tc>
          <w:tcPr>
            <w:tcW w:w="1245" w:type="dxa"/>
            <w:shd w:val="clear" w:color="auto" w:fill="B4C6E7" w:themeFill="accent1" w:themeFillTint="66"/>
          </w:tcPr>
          <w:p w14:paraId="0E2A138D" w14:textId="75AF2B3B" w:rsidR="00FD4A9F" w:rsidRDefault="00837135" w:rsidP="00851D18">
            <w:r>
              <w:t>0.94</w:t>
            </w:r>
          </w:p>
        </w:tc>
      </w:tr>
      <w:tr w:rsidR="00FD4A9F" w14:paraId="44227E8E" w14:textId="77777777" w:rsidTr="00BE4B31">
        <w:trPr>
          <w:trHeight w:val="266"/>
        </w:trPr>
        <w:tc>
          <w:tcPr>
            <w:tcW w:w="1341" w:type="dxa"/>
            <w:vAlign w:val="bottom"/>
          </w:tcPr>
          <w:p w14:paraId="5833111D" w14:textId="77777777" w:rsidR="00FD4A9F" w:rsidRDefault="00FD4A9F" w:rsidP="00851D18">
            <w:r>
              <w:rPr>
                <w:rFonts w:ascii="Calibri" w:hAnsi="Calibri" w:cs="Calibri"/>
                <w:color w:val="000000"/>
              </w:rPr>
              <w:t>S-10</w:t>
            </w:r>
          </w:p>
        </w:tc>
        <w:tc>
          <w:tcPr>
            <w:tcW w:w="1348" w:type="dxa"/>
            <w:shd w:val="clear" w:color="auto" w:fill="D9D9D9" w:themeFill="background1" w:themeFillShade="D9"/>
          </w:tcPr>
          <w:p w14:paraId="3A245961" w14:textId="5FC8883D" w:rsidR="00FD4A9F" w:rsidRDefault="00837135" w:rsidP="00851D18">
            <w:r>
              <w:t>0.09</w:t>
            </w:r>
          </w:p>
        </w:tc>
        <w:tc>
          <w:tcPr>
            <w:tcW w:w="1348" w:type="dxa"/>
            <w:shd w:val="clear" w:color="auto" w:fill="FFE599" w:themeFill="accent4" w:themeFillTint="66"/>
          </w:tcPr>
          <w:p w14:paraId="1F85C1E5" w14:textId="4DE56509" w:rsidR="00FD4A9F" w:rsidRDefault="00837135" w:rsidP="00851D18">
            <w:r>
              <w:t>14.28</w:t>
            </w:r>
          </w:p>
        </w:tc>
        <w:tc>
          <w:tcPr>
            <w:tcW w:w="1348" w:type="dxa"/>
            <w:shd w:val="clear" w:color="auto" w:fill="C5E0B3" w:themeFill="accent6" w:themeFillTint="66"/>
          </w:tcPr>
          <w:p w14:paraId="696C37FE" w14:textId="5C52CB03" w:rsidR="00FD4A9F" w:rsidRDefault="00837135" w:rsidP="00851D18">
            <w:r>
              <w:t>1.68</w:t>
            </w:r>
          </w:p>
        </w:tc>
        <w:tc>
          <w:tcPr>
            <w:tcW w:w="1245" w:type="dxa"/>
            <w:shd w:val="clear" w:color="auto" w:fill="B4C6E7" w:themeFill="accent1" w:themeFillTint="66"/>
          </w:tcPr>
          <w:p w14:paraId="77AD0840" w14:textId="0BB14518" w:rsidR="00FD4A9F" w:rsidRDefault="00837135" w:rsidP="00851D18">
            <w:r>
              <w:t>1.95</w:t>
            </w:r>
          </w:p>
        </w:tc>
      </w:tr>
      <w:tr w:rsidR="00FD4A9F" w14:paraId="7A5005EB" w14:textId="77777777" w:rsidTr="00BE4B31">
        <w:trPr>
          <w:trHeight w:val="266"/>
        </w:trPr>
        <w:tc>
          <w:tcPr>
            <w:tcW w:w="1341" w:type="dxa"/>
            <w:vAlign w:val="bottom"/>
          </w:tcPr>
          <w:p w14:paraId="7A5DD870" w14:textId="77777777" w:rsidR="00FD4A9F" w:rsidRDefault="00FD4A9F" w:rsidP="00851D18">
            <w:r>
              <w:rPr>
                <w:rFonts w:ascii="Calibri" w:hAnsi="Calibri" w:cs="Calibri"/>
                <w:color w:val="000000"/>
              </w:rPr>
              <w:t>S-11</w:t>
            </w:r>
          </w:p>
        </w:tc>
        <w:tc>
          <w:tcPr>
            <w:tcW w:w="1348" w:type="dxa"/>
            <w:shd w:val="clear" w:color="auto" w:fill="D9D9D9" w:themeFill="background1" w:themeFillShade="D9"/>
          </w:tcPr>
          <w:p w14:paraId="7D452C22" w14:textId="2E01B68B" w:rsidR="00FD4A9F" w:rsidRDefault="00837135" w:rsidP="00851D18">
            <w:r>
              <w:t>0.04</w:t>
            </w:r>
          </w:p>
        </w:tc>
        <w:tc>
          <w:tcPr>
            <w:tcW w:w="1348" w:type="dxa"/>
            <w:shd w:val="clear" w:color="auto" w:fill="FFE599" w:themeFill="accent4" w:themeFillTint="66"/>
          </w:tcPr>
          <w:p w14:paraId="61BB0079" w14:textId="073D7A82" w:rsidR="00FD4A9F" w:rsidRDefault="00837135" w:rsidP="00851D18">
            <w:r>
              <w:t>2.67</w:t>
            </w:r>
          </w:p>
        </w:tc>
        <w:tc>
          <w:tcPr>
            <w:tcW w:w="1348" w:type="dxa"/>
            <w:shd w:val="clear" w:color="auto" w:fill="C5E0B3" w:themeFill="accent6" w:themeFillTint="66"/>
          </w:tcPr>
          <w:p w14:paraId="5E0DFFFE" w14:textId="0683293F" w:rsidR="00FD4A9F" w:rsidRDefault="00837135" w:rsidP="00851D18">
            <w:r>
              <w:t>1.72</w:t>
            </w:r>
          </w:p>
        </w:tc>
        <w:tc>
          <w:tcPr>
            <w:tcW w:w="1245" w:type="dxa"/>
            <w:shd w:val="clear" w:color="auto" w:fill="B4C6E7" w:themeFill="accent1" w:themeFillTint="66"/>
          </w:tcPr>
          <w:p w14:paraId="5A228B8A" w14:textId="749E385C" w:rsidR="00FD4A9F" w:rsidRDefault="00837135" w:rsidP="00851D18">
            <w:r>
              <w:t>0.93</w:t>
            </w:r>
          </w:p>
        </w:tc>
      </w:tr>
      <w:tr w:rsidR="00FD4A9F" w14:paraId="651E1E5D" w14:textId="77777777" w:rsidTr="00BE4B31">
        <w:trPr>
          <w:trHeight w:val="266"/>
        </w:trPr>
        <w:tc>
          <w:tcPr>
            <w:tcW w:w="1341" w:type="dxa"/>
            <w:vAlign w:val="bottom"/>
          </w:tcPr>
          <w:p w14:paraId="6B0011F0" w14:textId="77777777" w:rsidR="00FD4A9F" w:rsidRDefault="00FD4A9F" w:rsidP="00851D18">
            <w:r>
              <w:rPr>
                <w:rFonts w:ascii="Calibri" w:hAnsi="Calibri" w:cs="Calibri"/>
                <w:color w:val="000000"/>
              </w:rPr>
              <w:t>S-12</w:t>
            </w:r>
          </w:p>
        </w:tc>
        <w:tc>
          <w:tcPr>
            <w:tcW w:w="1348" w:type="dxa"/>
            <w:shd w:val="clear" w:color="auto" w:fill="D9D9D9" w:themeFill="background1" w:themeFillShade="D9"/>
          </w:tcPr>
          <w:p w14:paraId="7CBD10E8" w14:textId="64A9C18E" w:rsidR="00FD4A9F" w:rsidRDefault="00837135" w:rsidP="00851D18">
            <w:r>
              <w:t>0.18</w:t>
            </w:r>
          </w:p>
        </w:tc>
        <w:tc>
          <w:tcPr>
            <w:tcW w:w="1348" w:type="dxa"/>
            <w:shd w:val="clear" w:color="auto" w:fill="FFE599" w:themeFill="accent4" w:themeFillTint="66"/>
          </w:tcPr>
          <w:p w14:paraId="7C3E83B2" w14:textId="2F6ED3D6" w:rsidR="00FD4A9F" w:rsidRDefault="00837135" w:rsidP="00851D18">
            <w:r>
              <w:t>4.32</w:t>
            </w:r>
          </w:p>
        </w:tc>
        <w:tc>
          <w:tcPr>
            <w:tcW w:w="1348" w:type="dxa"/>
            <w:shd w:val="clear" w:color="auto" w:fill="C5E0B3" w:themeFill="accent6" w:themeFillTint="66"/>
          </w:tcPr>
          <w:p w14:paraId="054F47C4" w14:textId="279BB23C" w:rsidR="00FD4A9F" w:rsidRDefault="00837135" w:rsidP="00851D18">
            <w:r>
              <w:t>1.14</w:t>
            </w:r>
          </w:p>
        </w:tc>
        <w:tc>
          <w:tcPr>
            <w:tcW w:w="1245" w:type="dxa"/>
            <w:shd w:val="clear" w:color="auto" w:fill="B4C6E7" w:themeFill="accent1" w:themeFillTint="66"/>
          </w:tcPr>
          <w:p w14:paraId="4D80E6AB" w14:textId="6DFF613E" w:rsidR="00FD4A9F" w:rsidRDefault="00837135" w:rsidP="00851D18">
            <w:r>
              <w:t>0.99</w:t>
            </w:r>
          </w:p>
        </w:tc>
      </w:tr>
      <w:tr w:rsidR="00FD4A9F" w14:paraId="4C8A8758" w14:textId="77777777" w:rsidTr="00BE4B31">
        <w:trPr>
          <w:trHeight w:val="246"/>
        </w:trPr>
        <w:tc>
          <w:tcPr>
            <w:tcW w:w="1341" w:type="dxa"/>
            <w:vAlign w:val="bottom"/>
          </w:tcPr>
          <w:p w14:paraId="4F7FB35F" w14:textId="77777777" w:rsidR="00FD4A9F" w:rsidRDefault="00FD4A9F" w:rsidP="00851D18">
            <w:r>
              <w:rPr>
                <w:rFonts w:ascii="Calibri" w:hAnsi="Calibri" w:cs="Calibri"/>
                <w:color w:val="000000"/>
              </w:rPr>
              <w:t>S-13</w:t>
            </w:r>
          </w:p>
        </w:tc>
        <w:tc>
          <w:tcPr>
            <w:tcW w:w="1348" w:type="dxa"/>
            <w:shd w:val="clear" w:color="auto" w:fill="D9D9D9" w:themeFill="background1" w:themeFillShade="D9"/>
          </w:tcPr>
          <w:p w14:paraId="71111854" w14:textId="391DE40F" w:rsidR="00FD4A9F" w:rsidRDefault="00837135" w:rsidP="00851D18">
            <w:r>
              <w:t>0</w:t>
            </w:r>
          </w:p>
        </w:tc>
        <w:tc>
          <w:tcPr>
            <w:tcW w:w="1348" w:type="dxa"/>
            <w:shd w:val="clear" w:color="auto" w:fill="FFE599" w:themeFill="accent4" w:themeFillTint="66"/>
          </w:tcPr>
          <w:p w14:paraId="37DF4008" w14:textId="4282E82E" w:rsidR="00FD4A9F" w:rsidRDefault="00837135" w:rsidP="00851D18">
            <w:r>
              <w:t>0.57</w:t>
            </w:r>
          </w:p>
        </w:tc>
        <w:tc>
          <w:tcPr>
            <w:tcW w:w="1348" w:type="dxa"/>
            <w:shd w:val="clear" w:color="auto" w:fill="C5E0B3" w:themeFill="accent6" w:themeFillTint="66"/>
          </w:tcPr>
          <w:p w14:paraId="0AA853F1" w14:textId="4A71D12A" w:rsidR="00FD4A9F" w:rsidRDefault="00837135" w:rsidP="00851D18">
            <w:r>
              <w:t>3.33</w:t>
            </w:r>
          </w:p>
        </w:tc>
        <w:tc>
          <w:tcPr>
            <w:tcW w:w="1245" w:type="dxa"/>
            <w:shd w:val="clear" w:color="auto" w:fill="B4C6E7" w:themeFill="accent1" w:themeFillTint="66"/>
          </w:tcPr>
          <w:p w14:paraId="76A900A4" w14:textId="08DAA145" w:rsidR="00FD4A9F" w:rsidRDefault="00837135" w:rsidP="00851D18">
            <w:r>
              <w:t>1.56</w:t>
            </w:r>
          </w:p>
        </w:tc>
      </w:tr>
      <w:tr w:rsidR="00FD4A9F" w14:paraId="5D47A00B" w14:textId="77777777" w:rsidTr="00BE4B31">
        <w:trPr>
          <w:trHeight w:val="266"/>
        </w:trPr>
        <w:tc>
          <w:tcPr>
            <w:tcW w:w="1341" w:type="dxa"/>
            <w:vAlign w:val="bottom"/>
          </w:tcPr>
          <w:p w14:paraId="797706DE" w14:textId="77777777" w:rsidR="00FD4A9F" w:rsidRDefault="00FD4A9F" w:rsidP="00851D18">
            <w:r>
              <w:rPr>
                <w:rFonts w:ascii="Calibri" w:hAnsi="Calibri" w:cs="Calibri"/>
                <w:color w:val="000000"/>
              </w:rPr>
              <w:t>S-15</w:t>
            </w:r>
          </w:p>
        </w:tc>
        <w:tc>
          <w:tcPr>
            <w:tcW w:w="1348" w:type="dxa"/>
            <w:shd w:val="clear" w:color="auto" w:fill="D9D9D9" w:themeFill="background1" w:themeFillShade="D9"/>
          </w:tcPr>
          <w:p w14:paraId="664F72EC" w14:textId="4AC2D78F" w:rsidR="00FD4A9F" w:rsidRDefault="00837135" w:rsidP="00851D18">
            <w:r>
              <w:t>0</w:t>
            </w:r>
          </w:p>
        </w:tc>
        <w:tc>
          <w:tcPr>
            <w:tcW w:w="1348" w:type="dxa"/>
            <w:shd w:val="clear" w:color="auto" w:fill="FFE599" w:themeFill="accent4" w:themeFillTint="66"/>
          </w:tcPr>
          <w:p w14:paraId="10F8C6BE" w14:textId="3311F910" w:rsidR="00FD4A9F" w:rsidRDefault="00837135" w:rsidP="00851D18">
            <w:r>
              <w:t>0</w:t>
            </w:r>
          </w:p>
        </w:tc>
        <w:tc>
          <w:tcPr>
            <w:tcW w:w="1348" w:type="dxa"/>
            <w:shd w:val="clear" w:color="auto" w:fill="C5E0B3" w:themeFill="accent6" w:themeFillTint="66"/>
          </w:tcPr>
          <w:p w14:paraId="32ED15EE" w14:textId="59B7E852" w:rsidR="00FD4A9F" w:rsidRDefault="00837135" w:rsidP="00851D18">
            <w:r>
              <w:t>4.5</w:t>
            </w:r>
          </w:p>
        </w:tc>
        <w:tc>
          <w:tcPr>
            <w:tcW w:w="1245" w:type="dxa"/>
            <w:shd w:val="clear" w:color="auto" w:fill="B4C6E7" w:themeFill="accent1" w:themeFillTint="66"/>
          </w:tcPr>
          <w:p w14:paraId="4C6F1A0F" w14:textId="5E5A48B9" w:rsidR="00FD4A9F" w:rsidRDefault="00837135" w:rsidP="00851D18">
            <w:r>
              <w:t>1.71</w:t>
            </w:r>
          </w:p>
        </w:tc>
      </w:tr>
      <w:tr w:rsidR="00FD4A9F" w14:paraId="6BE1AD41" w14:textId="77777777" w:rsidTr="00BE4B31">
        <w:trPr>
          <w:trHeight w:val="266"/>
        </w:trPr>
        <w:tc>
          <w:tcPr>
            <w:tcW w:w="1341" w:type="dxa"/>
            <w:vAlign w:val="bottom"/>
          </w:tcPr>
          <w:p w14:paraId="1FD3A3BC" w14:textId="77777777" w:rsidR="00FD4A9F" w:rsidRDefault="00FD4A9F" w:rsidP="00851D18">
            <w:r>
              <w:rPr>
                <w:rFonts w:ascii="Calibri" w:hAnsi="Calibri" w:cs="Calibri"/>
                <w:color w:val="000000"/>
              </w:rPr>
              <w:t>S-16</w:t>
            </w:r>
          </w:p>
        </w:tc>
        <w:tc>
          <w:tcPr>
            <w:tcW w:w="1348" w:type="dxa"/>
            <w:shd w:val="clear" w:color="auto" w:fill="D9D9D9" w:themeFill="background1" w:themeFillShade="D9"/>
          </w:tcPr>
          <w:p w14:paraId="153D1FB1" w14:textId="2FD4670F" w:rsidR="00FD4A9F" w:rsidRDefault="00837135" w:rsidP="00851D18">
            <w:r>
              <w:t>0</w:t>
            </w:r>
          </w:p>
        </w:tc>
        <w:tc>
          <w:tcPr>
            <w:tcW w:w="1348" w:type="dxa"/>
            <w:shd w:val="clear" w:color="auto" w:fill="FFE599" w:themeFill="accent4" w:themeFillTint="66"/>
          </w:tcPr>
          <w:p w14:paraId="64F58C36" w14:textId="538CB82C" w:rsidR="00FD4A9F" w:rsidRDefault="00837135" w:rsidP="00851D18">
            <w:r>
              <w:t>0</w:t>
            </w:r>
          </w:p>
        </w:tc>
        <w:tc>
          <w:tcPr>
            <w:tcW w:w="1348" w:type="dxa"/>
            <w:shd w:val="clear" w:color="auto" w:fill="C5E0B3" w:themeFill="accent6" w:themeFillTint="66"/>
          </w:tcPr>
          <w:p w14:paraId="3B10D553" w14:textId="38DA1D4E" w:rsidR="00FD4A9F" w:rsidRDefault="00837135" w:rsidP="00851D18">
            <w:r>
              <w:t>0.09</w:t>
            </w:r>
          </w:p>
        </w:tc>
        <w:tc>
          <w:tcPr>
            <w:tcW w:w="1245" w:type="dxa"/>
            <w:shd w:val="clear" w:color="auto" w:fill="B4C6E7" w:themeFill="accent1" w:themeFillTint="66"/>
          </w:tcPr>
          <w:p w14:paraId="0FD4A59A" w14:textId="0293870B" w:rsidR="00FD4A9F" w:rsidRDefault="00837135" w:rsidP="00851D18">
            <w:r>
              <w:t>1.29</w:t>
            </w:r>
          </w:p>
        </w:tc>
      </w:tr>
      <w:tr w:rsidR="00FD4A9F" w14:paraId="5E61AB17" w14:textId="77777777" w:rsidTr="00BE4B31">
        <w:trPr>
          <w:trHeight w:val="266"/>
        </w:trPr>
        <w:tc>
          <w:tcPr>
            <w:tcW w:w="1341" w:type="dxa"/>
            <w:vAlign w:val="bottom"/>
          </w:tcPr>
          <w:p w14:paraId="4BC08C2D" w14:textId="77777777" w:rsidR="00FD4A9F" w:rsidRDefault="00FD4A9F" w:rsidP="00851D18">
            <w:r>
              <w:rPr>
                <w:rFonts w:ascii="Calibri" w:hAnsi="Calibri" w:cs="Calibri"/>
                <w:color w:val="000000"/>
              </w:rPr>
              <w:t>S-17</w:t>
            </w:r>
          </w:p>
        </w:tc>
        <w:tc>
          <w:tcPr>
            <w:tcW w:w="1348" w:type="dxa"/>
            <w:shd w:val="clear" w:color="auto" w:fill="D9D9D9" w:themeFill="background1" w:themeFillShade="D9"/>
          </w:tcPr>
          <w:p w14:paraId="34CE740A" w14:textId="63C2C638" w:rsidR="00FD4A9F" w:rsidRDefault="00837135" w:rsidP="00851D18">
            <w:r>
              <w:t>1.02</w:t>
            </w:r>
          </w:p>
        </w:tc>
        <w:tc>
          <w:tcPr>
            <w:tcW w:w="1348" w:type="dxa"/>
            <w:shd w:val="clear" w:color="auto" w:fill="FFE599" w:themeFill="accent4" w:themeFillTint="66"/>
          </w:tcPr>
          <w:p w14:paraId="6F46675E" w14:textId="3ACA8662" w:rsidR="00FD4A9F" w:rsidRDefault="00837135" w:rsidP="00851D18">
            <w:r>
              <w:t>0.09</w:t>
            </w:r>
          </w:p>
        </w:tc>
        <w:tc>
          <w:tcPr>
            <w:tcW w:w="1348" w:type="dxa"/>
            <w:shd w:val="clear" w:color="auto" w:fill="C5E0B3" w:themeFill="accent6" w:themeFillTint="66"/>
          </w:tcPr>
          <w:p w14:paraId="7AF862C7" w14:textId="26E2988D" w:rsidR="00FD4A9F" w:rsidRDefault="00837135" w:rsidP="00851D18">
            <w:r>
              <w:t>1.26</w:t>
            </w:r>
          </w:p>
        </w:tc>
        <w:tc>
          <w:tcPr>
            <w:tcW w:w="1245" w:type="dxa"/>
            <w:shd w:val="clear" w:color="auto" w:fill="B4C6E7" w:themeFill="accent1" w:themeFillTint="66"/>
          </w:tcPr>
          <w:p w14:paraId="25F26035" w14:textId="25D27F39" w:rsidR="00FD4A9F" w:rsidRDefault="00837135" w:rsidP="00851D18">
            <w:r>
              <w:t>1.29</w:t>
            </w:r>
          </w:p>
        </w:tc>
      </w:tr>
      <w:tr w:rsidR="00FD4A9F" w14:paraId="41D83D97" w14:textId="77777777" w:rsidTr="00BE4B31">
        <w:trPr>
          <w:trHeight w:val="266"/>
        </w:trPr>
        <w:tc>
          <w:tcPr>
            <w:tcW w:w="1341" w:type="dxa"/>
            <w:vAlign w:val="bottom"/>
          </w:tcPr>
          <w:p w14:paraId="63ED8964" w14:textId="77777777" w:rsidR="00FD4A9F" w:rsidRDefault="00FD4A9F" w:rsidP="00851D18">
            <w:r>
              <w:rPr>
                <w:rFonts w:ascii="Calibri" w:hAnsi="Calibri" w:cs="Calibri"/>
                <w:color w:val="000000"/>
              </w:rPr>
              <w:t>S-18</w:t>
            </w:r>
          </w:p>
        </w:tc>
        <w:tc>
          <w:tcPr>
            <w:tcW w:w="1348" w:type="dxa"/>
            <w:shd w:val="clear" w:color="auto" w:fill="D9D9D9" w:themeFill="background1" w:themeFillShade="D9"/>
          </w:tcPr>
          <w:p w14:paraId="2ABC9AB8" w14:textId="423B44AF" w:rsidR="00FD4A9F" w:rsidRDefault="00837135" w:rsidP="00851D18">
            <w:r>
              <w:t>0</w:t>
            </w:r>
          </w:p>
        </w:tc>
        <w:tc>
          <w:tcPr>
            <w:tcW w:w="1348" w:type="dxa"/>
            <w:shd w:val="clear" w:color="auto" w:fill="FFE599" w:themeFill="accent4" w:themeFillTint="66"/>
          </w:tcPr>
          <w:p w14:paraId="20885312" w14:textId="06922037" w:rsidR="00FD4A9F" w:rsidRDefault="00837135" w:rsidP="00851D18">
            <w:r>
              <w:t>0</w:t>
            </w:r>
          </w:p>
        </w:tc>
        <w:tc>
          <w:tcPr>
            <w:tcW w:w="1348" w:type="dxa"/>
            <w:shd w:val="clear" w:color="auto" w:fill="C5E0B3" w:themeFill="accent6" w:themeFillTint="66"/>
          </w:tcPr>
          <w:p w14:paraId="28E7A54B" w14:textId="5E0319A9" w:rsidR="00FD4A9F" w:rsidRDefault="00837135" w:rsidP="00851D18">
            <w:r>
              <w:t>0</w:t>
            </w:r>
          </w:p>
        </w:tc>
        <w:tc>
          <w:tcPr>
            <w:tcW w:w="1245" w:type="dxa"/>
            <w:shd w:val="clear" w:color="auto" w:fill="B4C6E7" w:themeFill="accent1" w:themeFillTint="66"/>
          </w:tcPr>
          <w:p w14:paraId="59BCFA39" w14:textId="17676262" w:rsidR="00FD4A9F" w:rsidRDefault="00837135" w:rsidP="00851D18">
            <w:r>
              <w:t>0</w:t>
            </w:r>
          </w:p>
        </w:tc>
      </w:tr>
      <w:tr w:rsidR="00FD4A9F" w14:paraId="5E9CAA6F" w14:textId="77777777" w:rsidTr="00BE4B31">
        <w:trPr>
          <w:trHeight w:val="289"/>
        </w:trPr>
        <w:tc>
          <w:tcPr>
            <w:tcW w:w="1341" w:type="dxa"/>
            <w:vAlign w:val="bottom"/>
          </w:tcPr>
          <w:p w14:paraId="1FBF9E60" w14:textId="77777777" w:rsidR="00FD4A9F" w:rsidRDefault="00FD4A9F" w:rsidP="00851D18">
            <w:r>
              <w:rPr>
                <w:rFonts w:ascii="Calibri" w:hAnsi="Calibri" w:cs="Calibri"/>
                <w:color w:val="000000"/>
              </w:rPr>
              <w:t>S-19</w:t>
            </w:r>
          </w:p>
        </w:tc>
        <w:tc>
          <w:tcPr>
            <w:tcW w:w="1348" w:type="dxa"/>
            <w:shd w:val="clear" w:color="auto" w:fill="D9D9D9" w:themeFill="background1" w:themeFillShade="D9"/>
          </w:tcPr>
          <w:p w14:paraId="152B9E85" w14:textId="76C6CE74" w:rsidR="00FD4A9F" w:rsidRDefault="00837135" w:rsidP="00851D18">
            <w:r>
              <w:t>0</w:t>
            </w:r>
          </w:p>
        </w:tc>
        <w:tc>
          <w:tcPr>
            <w:tcW w:w="1348" w:type="dxa"/>
            <w:shd w:val="clear" w:color="auto" w:fill="FFE599" w:themeFill="accent4" w:themeFillTint="66"/>
          </w:tcPr>
          <w:p w14:paraId="456D1F65" w14:textId="2EEAA3D1" w:rsidR="00FD4A9F" w:rsidRDefault="00837135" w:rsidP="00851D18">
            <w:r>
              <w:t>0</w:t>
            </w:r>
          </w:p>
        </w:tc>
        <w:tc>
          <w:tcPr>
            <w:tcW w:w="1348" w:type="dxa"/>
            <w:shd w:val="clear" w:color="auto" w:fill="C5E0B3" w:themeFill="accent6" w:themeFillTint="66"/>
          </w:tcPr>
          <w:p w14:paraId="065A3FAF" w14:textId="4D7F3CAC" w:rsidR="00FD4A9F" w:rsidRDefault="00837135" w:rsidP="00851D18">
            <w:r>
              <w:t>0.09</w:t>
            </w:r>
          </w:p>
        </w:tc>
        <w:tc>
          <w:tcPr>
            <w:tcW w:w="1245" w:type="dxa"/>
            <w:shd w:val="clear" w:color="auto" w:fill="B4C6E7" w:themeFill="accent1" w:themeFillTint="66"/>
          </w:tcPr>
          <w:p w14:paraId="4F49D5D2" w14:textId="743617AD" w:rsidR="00FD4A9F" w:rsidRDefault="00837135" w:rsidP="00851D18">
            <w:r>
              <w:t>0</w:t>
            </w:r>
          </w:p>
        </w:tc>
      </w:tr>
    </w:tbl>
    <w:p w14:paraId="71680016" w14:textId="3DD83BB6" w:rsidR="00FD4A9F" w:rsidRDefault="00FD4A9F"/>
    <w:p w14:paraId="3776B401" w14:textId="77777777" w:rsidR="00FD4A9F" w:rsidRDefault="00FD4A9F"/>
    <w:p w14:paraId="592CA1D1" w14:textId="77777777" w:rsidR="00FD4A9F" w:rsidRDefault="00FD4A9F"/>
    <w:p w14:paraId="22C387BC" w14:textId="77777777" w:rsidR="00FD4A9F" w:rsidRDefault="00FD4A9F"/>
    <w:p w14:paraId="6A44B47A" w14:textId="77777777" w:rsidR="00FD4A9F" w:rsidRDefault="00FD4A9F"/>
    <w:p w14:paraId="0D9372E9" w14:textId="77777777" w:rsidR="00FD4A9F" w:rsidRDefault="00FD4A9F"/>
    <w:p w14:paraId="1D3F3044" w14:textId="77777777" w:rsidR="00FD4A9F" w:rsidRDefault="00FD4A9F"/>
    <w:p w14:paraId="477CA109" w14:textId="77777777" w:rsidR="00FD4A9F" w:rsidRDefault="00FD4A9F"/>
    <w:p w14:paraId="4D21383E" w14:textId="77777777" w:rsidR="00FD4A9F" w:rsidRDefault="00FD4A9F"/>
    <w:p w14:paraId="16D9E541" w14:textId="77777777" w:rsidR="00FD4A9F" w:rsidRDefault="00FD4A9F"/>
    <w:p w14:paraId="7578AC1B" w14:textId="77777777" w:rsidR="00FD4A9F" w:rsidRDefault="00FD4A9F"/>
    <w:p w14:paraId="1C044C65" w14:textId="77777777" w:rsidR="00FD4A9F" w:rsidRDefault="00FD4A9F"/>
    <w:p w14:paraId="3E9EF675" w14:textId="77777777" w:rsidR="00FD4A9F" w:rsidRDefault="00FD4A9F"/>
    <w:p w14:paraId="04A7697A" w14:textId="77777777" w:rsidR="00FD4A9F" w:rsidRDefault="00FD4A9F"/>
    <w:p w14:paraId="2617FE9C" w14:textId="0AB74B33" w:rsidR="00FD4A9F" w:rsidRDefault="00513191">
      <w:ins w:id="0" w:author="Kaitlyn B. Glenn" w:date="2021-09-25T22:05:00Z">
        <w:r>
          <w:rPr>
            <w:noProof/>
          </w:rPr>
          <w:drawing>
            <wp:inline distT="0" distB="0" distL="0" distR="0" wp14:anchorId="34CC926F" wp14:editId="7DB5804C">
              <wp:extent cx="3716977" cy="760472"/>
              <wp:effectExtent l="0" t="0" r="0" b="1905"/>
              <wp:docPr id="29" name="Picture 29" descr="Chart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" name="Picture 4" descr="Chart&#10;&#10;Description automatically generated"/>
                      <pic:cNvPicPr/>
                    </pic:nvPicPr>
                    <pic:blipFill>
                      <a:blip r:embed="rId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906915" cy="79933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77BC7B1" w14:textId="77777777" w:rsidR="00FD4A9F" w:rsidRDefault="00FD4A9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0"/>
        <w:gridCol w:w="2314"/>
        <w:gridCol w:w="2223"/>
        <w:gridCol w:w="2423"/>
      </w:tblGrid>
      <w:tr w:rsidR="00440DE2" w14:paraId="7787A13A" w14:textId="77777777" w:rsidTr="00BE4B31">
        <w:tc>
          <w:tcPr>
            <w:tcW w:w="2337" w:type="dxa"/>
          </w:tcPr>
          <w:p w14:paraId="40B1AAF8" w14:textId="65A2230B" w:rsidR="00BE4B31" w:rsidRDefault="00BE4B31">
            <w:r>
              <w:t>0 sec</w:t>
            </w:r>
          </w:p>
        </w:tc>
        <w:tc>
          <w:tcPr>
            <w:tcW w:w="2337" w:type="dxa"/>
          </w:tcPr>
          <w:p w14:paraId="7AF8CBEC" w14:textId="6E6A0701" w:rsidR="00BE4B31" w:rsidRDefault="00BE4B31">
            <w:r>
              <w:t>100 sec</w:t>
            </w:r>
          </w:p>
        </w:tc>
        <w:tc>
          <w:tcPr>
            <w:tcW w:w="2338" w:type="dxa"/>
          </w:tcPr>
          <w:p w14:paraId="35B42927" w14:textId="3335992F" w:rsidR="00BE4B31" w:rsidRDefault="00BE4B31">
            <w:r>
              <w:t>300 sec</w:t>
            </w:r>
          </w:p>
        </w:tc>
        <w:tc>
          <w:tcPr>
            <w:tcW w:w="2338" w:type="dxa"/>
          </w:tcPr>
          <w:p w14:paraId="5B9B7FED" w14:textId="17F2A818" w:rsidR="00BE4B31" w:rsidRDefault="00BE4B31">
            <w:r>
              <w:t>500 sec</w:t>
            </w:r>
          </w:p>
        </w:tc>
      </w:tr>
      <w:tr w:rsidR="00440DE2" w14:paraId="03158813" w14:textId="77777777" w:rsidTr="00BE4B31">
        <w:tc>
          <w:tcPr>
            <w:tcW w:w="2337" w:type="dxa"/>
          </w:tcPr>
          <w:p w14:paraId="2941311F" w14:textId="48C85D0E" w:rsidR="00BE4B31" w:rsidRDefault="00BE4B31">
            <w:r w:rsidRPr="00BE4B31">
              <w:drawing>
                <wp:inline distT="0" distB="0" distL="0" distR="0" wp14:anchorId="49A6BFF9" wp14:editId="37D89813">
                  <wp:extent cx="1483546" cy="1434095"/>
                  <wp:effectExtent l="0" t="0" r="254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3782" cy="1453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7" w:type="dxa"/>
          </w:tcPr>
          <w:p w14:paraId="45064043" w14:textId="610384F3" w:rsidR="00BE4B31" w:rsidRDefault="004C3E50">
            <w:r w:rsidRPr="004C3E50">
              <w:drawing>
                <wp:inline distT="0" distB="0" distL="0" distR="0" wp14:anchorId="5F105AE2" wp14:editId="3388E7A5">
                  <wp:extent cx="1433944" cy="1520041"/>
                  <wp:effectExtent l="0" t="0" r="0" b="444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329" cy="1534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8" w:type="dxa"/>
          </w:tcPr>
          <w:p w14:paraId="1BDC278E" w14:textId="010BD24D" w:rsidR="00BE4B31" w:rsidRDefault="00BE4B31">
            <w:r w:rsidRPr="00BE4B31">
              <w:drawing>
                <wp:inline distT="0" distB="0" distL="0" distR="0" wp14:anchorId="3D8F8F18" wp14:editId="7C662266">
                  <wp:extent cx="1365663" cy="1381713"/>
                  <wp:effectExtent l="0" t="0" r="635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133" cy="1397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8" w:type="dxa"/>
          </w:tcPr>
          <w:p w14:paraId="67E62490" w14:textId="1E636387" w:rsidR="00BE4B31" w:rsidRDefault="00BE4B31">
            <w:r w:rsidRPr="00BE4B31">
              <w:drawing>
                <wp:inline distT="0" distB="0" distL="0" distR="0" wp14:anchorId="65EE05F6" wp14:editId="558F82B3">
                  <wp:extent cx="1508167" cy="1559889"/>
                  <wp:effectExtent l="0" t="0" r="0" b="254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2732" cy="1574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40A1BD" w14:textId="77777777" w:rsidR="00FD4A9F" w:rsidRDefault="00FD4A9F"/>
    <w:p w14:paraId="6324F41E" w14:textId="77777777" w:rsidR="00FD4A9F" w:rsidRDefault="00FD4A9F"/>
    <w:p w14:paraId="314D0D9C" w14:textId="77777777" w:rsidR="00FD4A9F" w:rsidRDefault="00FD4A9F"/>
    <w:p w14:paraId="1F65E3A6" w14:textId="77777777" w:rsidR="00FD4A9F" w:rsidRDefault="00FD4A9F"/>
    <w:p w14:paraId="2B7B81B6" w14:textId="47B04F81" w:rsidR="00FD4A9F" w:rsidRDefault="00BE4B31">
      <w:r>
        <w:lastRenderedPageBreak/>
        <w:t>Door Open</w:t>
      </w:r>
    </w:p>
    <w:tbl>
      <w:tblPr>
        <w:tblStyle w:val="TableGrid"/>
        <w:tblpPr w:leftFromText="180" w:rightFromText="180" w:vertAnchor="page" w:horzAnchor="margin" w:tblpY="1834"/>
        <w:tblW w:w="6556" w:type="dxa"/>
        <w:tblLook w:val="04A0" w:firstRow="1" w:lastRow="0" w:firstColumn="1" w:lastColumn="0" w:noHBand="0" w:noVBand="1"/>
      </w:tblPr>
      <w:tblGrid>
        <w:gridCol w:w="1326"/>
        <w:gridCol w:w="1333"/>
        <w:gridCol w:w="1333"/>
        <w:gridCol w:w="1333"/>
        <w:gridCol w:w="1231"/>
      </w:tblGrid>
      <w:tr w:rsidR="00BE4B31" w14:paraId="7D5A6181" w14:textId="77777777" w:rsidTr="00BE4B31">
        <w:trPr>
          <w:trHeight w:val="266"/>
        </w:trPr>
        <w:tc>
          <w:tcPr>
            <w:tcW w:w="1326" w:type="dxa"/>
            <w:vAlign w:val="bottom"/>
          </w:tcPr>
          <w:p w14:paraId="11E9FDFA" w14:textId="77777777" w:rsidR="00BE4B31" w:rsidRPr="00742003" w:rsidRDefault="00BE4B31" w:rsidP="00BE4B3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742003">
              <w:rPr>
                <w:rFonts w:ascii="Calibri" w:hAnsi="Calibri" w:cs="Calibri"/>
                <w:b/>
                <w:bCs/>
                <w:color w:val="000000"/>
              </w:rPr>
              <w:t>Sensor</w:t>
            </w:r>
          </w:p>
        </w:tc>
        <w:tc>
          <w:tcPr>
            <w:tcW w:w="1333" w:type="dxa"/>
            <w:shd w:val="clear" w:color="auto" w:fill="D9D9D9" w:themeFill="background1" w:themeFillShade="D9"/>
          </w:tcPr>
          <w:p w14:paraId="58C1164B" w14:textId="77777777" w:rsidR="00BE4B31" w:rsidRPr="00742003" w:rsidRDefault="00BE4B31" w:rsidP="00BE4B31">
            <w:pPr>
              <w:rPr>
                <w:b/>
                <w:bCs/>
              </w:rPr>
            </w:pPr>
            <w:r w:rsidRPr="00742003">
              <w:rPr>
                <w:b/>
                <w:bCs/>
              </w:rPr>
              <w:t>0 sec</w:t>
            </w:r>
          </w:p>
        </w:tc>
        <w:tc>
          <w:tcPr>
            <w:tcW w:w="1333" w:type="dxa"/>
            <w:shd w:val="clear" w:color="auto" w:fill="FFE599" w:themeFill="accent4" w:themeFillTint="66"/>
          </w:tcPr>
          <w:p w14:paraId="0281171D" w14:textId="77777777" w:rsidR="00BE4B31" w:rsidRPr="00742003" w:rsidRDefault="00BE4B31" w:rsidP="00BE4B31">
            <w:pPr>
              <w:rPr>
                <w:b/>
                <w:bCs/>
              </w:rPr>
            </w:pPr>
            <w:r w:rsidRPr="00742003">
              <w:rPr>
                <w:b/>
                <w:bCs/>
              </w:rPr>
              <w:t>100 sec</w:t>
            </w:r>
          </w:p>
        </w:tc>
        <w:tc>
          <w:tcPr>
            <w:tcW w:w="1333" w:type="dxa"/>
            <w:shd w:val="clear" w:color="auto" w:fill="C5E0B3" w:themeFill="accent6" w:themeFillTint="66"/>
          </w:tcPr>
          <w:p w14:paraId="2D605B2C" w14:textId="77777777" w:rsidR="00BE4B31" w:rsidRPr="00742003" w:rsidRDefault="00BE4B31" w:rsidP="00BE4B31">
            <w:pPr>
              <w:rPr>
                <w:b/>
                <w:bCs/>
              </w:rPr>
            </w:pPr>
            <w:r w:rsidRPr="00742003">
              <w:rPr>
                <w:b/>
                <w:bCs/>
              </w:rPr>
              <w:t>300 sec</w:t>
            </w:r>
          </w:p>
        </w:tc>
        <w:tc>
          <w:tcPr>
            <w:tcW w:w="1231" w:type="dxa"/>
            <w:shd w:val="clear" w:color="auto" w:fill="B4C6E7" w:themeFill="accent1" w:themeFillTint="66"/>
          </w:tcPr>
          <w:p w14:paraId="64968432" w14:textId="77777777" w:rsidR="00BE4B31" w:rsidRPr="00742003" w:rsidRDefault="00BE4B31" w:rsidP="00BE4B31">
            <w:pPr>
              <w:rPr>
                <w:b/>
                <w:bCs/>
              </w:rPr>
            </w:pPr>
            <w:r w:rsidRPr="00742003">
              <w:rPr>
                <w:b/>
                <w:bCs/>
              </w:rPr>
              <w:t>500 sec</w:t>
            </w:r>
          </w:p>
        </w:tc>
      </w:tr>
      <w:tr w:rsidR="00BE4B31" w14:paraId="12CE880B" w14:textId="77777777" w:rsidTr="00BE4B31">
        <w:trPr>
          <w:trHeight w:val="266"/>
        </w:trPr>
        <w:tc>
          <w:tcPr>
            <w:tcW w:w="1326" w:type="dxa"/>
            <w:vAlign w:val="bottom"/>
          </w:tcPr>
          <w:p w14:paraId="0F5B8EEC" w14:textId="77777777" w:rsidR="00BE4B31" w:rsidRDefault="00BE4B31" w:rsidP="00BE4B31">
            <w:r>
              <w:rPr>
                <w:rFonts w:ascii="Calibri" w:hAnsi="Calibri" w:cs="Calibri"/>
                <w:color w:val="000000"/>
              </w:rPr>
              <w:t>S-01</w:t>
            </w:r>
          </w:p>
        </w:tc>
        <w:tc>
          <w:tcPr>
            <w:tcW w:w="1333" w:type="dxa"/>
            <w:shd w:val="clear" w:color="auto" w:fill="D9D9D9" w:themeFill="background1" w:themeFillShade="D9"/>
          </w:tcPr>
          <w:p w14:paraId="4686AD5B" w14:textId="77777777" w:rsidR="00BE4B31" w:rsidRDefault="00BE4B31" w:rsidP="00BE4B31">
            <w:r>
              <w:t>33.96</w:t>
            </w:r>
          </w:p>
        </w:tc>
        <w:tc>
          <w:tcPr>
            <w:tcW w:w="1333" w:type="dxa"/>
            <w:shd w:val="clear" w:color="auto" w:fill="FFE599" w:themeFill="accent4" w:themeFillTint="66"/>
          </w:tcPr>
          <w:p w14:paraId="37B549AF" w14:textId="77777777" w:rsidR="00BE4B31" w:rsidRPr="00742003" w:rsidRDefault="00BE4B31" w:rsidP="00BE4B31">
            <w:r w:rsidRPr="00742003">
              <w:t>8.07</w:t>
            </w:r>
          </w:p>
        </w:tc>
        <w:tc>
          <w:tcPr>
            <w:tcW w:w="1333" w:type="dxa"/>
            <w:shd w:val="clear" w:color="auto" w:fill="C5E0B3" w:themeFill="accent6" w:themeFillTint="66"/>
          </w:tcPr>
          <w:p w14:paraId="40D89F4F" w14:textId="77777777" w:rsidR="00BE4B31" w:rsidRDefault="00BE4B31" w:rsidP="00BE4B31">
            <w:r>
              <w:t>3.9</w:t>
            </w:r>
          </w:p>
        </w:tc>
        <w:tc>
          <w:tcPr>
            <w:tcW w:w="1231" w:type="dxa"/>
            <w:shd w:val="clear" w:color="auto" w:fill="B4C6E7" w:themeFill="accent1" w:themeFillTint="66"/>
          </w:tcPr>
          <w:p w14:paraId="51646048" w14:textId="77777777" w:rsidR="00BE4B31" w:rsidRDefault="00BE4B31" w:rsidP="00BE4B31">
            <w:r>
              <w:t>2.4</w:t>
            </w:r>
          </w:p>
        </w:tc>
      </w:tr>
      <w:tr w:rsidR="00BE4B31" w14:paraId="0B1B845D" w14:textId="77777777" w:rsidTr="00BE4B31">
        <w:trPr>
          <w:trHeight w:val="266"/>
        </w:trPr>
        <w:tc>
          <w:tcPr>
            <w:tcW w:w="1326" w:type="dxa"/>
            <w:vAlign w:val="bottom"/>
          </w:tcPr>
          <w:p w14:paraId="1845D854" w14:textId="77777777" w:rsidR="00BE4B31" w:rsidRDefault="00BE4B31" w:rsidP="00BE4B31">
            <w:r>
              <w:rPr>
                <w:rFonts w:ascii="Calibri" w:hAnsi="Calibri" w:cs="Calibri"/>
                <w:color w:val="000000"/>
              </w:rPr>
              <w:t>S-02</w:t>
            </w:r>
          </w:p>
        </w:tc>
        <w:tc>
          <w:tcPr>
            <w:tcW w:w="1333" w:type="dxa"/>
            <w:shd w:val="clear" w:color="auto" w:fill="D9D9D9" w:themeFill="background1" w:themeFillShade="D9"/>
          </w:tcPr>
          <w:p w14:paraId="4A88C92F" w14:textId="77777777" w:rsidR="00BE4B31" w:rsidRDefault="00BE4B31" w:rsidP="00BE4B31">
            <w:r>
              <w:t>0</w:t>
            </w:r>
          </w:p>
        </w:tc>
        <w:tc>
          <w:tcPr>
            <w:tcW w:w="1333" w:type="dxa"/>
            <w:shd w:val="clear" w:color="auto" w:fill="FFE599" w:themeFill="accent4" w:themeFillTint="66"/>
          </w:tcPr>
          <w:p w14:paraId="7C9AF287" w14:textId="77777777" w:rsidR="00BE4B31" w:rsidRPr="00742003" w:rsidRDefault="00BE4B31" w:rsidP="00BE4B31">
            <w:r w:rsidRPr="00742003">
              <w:t>0.42</w:t>
            </w:r>
          </w:p>
        </w:tc>
        <w:tc>
          <w:tcPr>
            <w:tcW w:w="1333" w:type="dxa"/>
            <w:shd w:val="clear" w:color="auto" w:fill="C5E0B3" w:themeFill="accent6" w:themeFillTint="66"/>
          </w:tcPr>
          <w:p w14:paraId="5F5718CE" w14:textId="77777777" w:rsidR="00BE4B31" w:rsidRDefault="00BE4B31" w:rsidP="00BE4B31">
            <w:r>
              <w:t>2.73</w:t>
            </w:r>
          </w:p>
        </w:tc>
        <w:tc>
          <w:tcPr>
            <w:tcW w:w="1231" w:type="dxa"/>
            <w:shd w:val="clear" w:color="auto" w:fill="B4C6E7" w:themeFill="accent1" w:themeFillTint="66"/>
          </w:tcPr>
          <w:p w14:paraId="2B5F891A" w14:textId="77777777" w:rsidR="00BE4B31" w:rsidRDefault="00BE4B31" w:rsidP="00BE4B31">
            <w:r>
              <w:t>2.01</w:t>
            </w:r>
          </w:p>
        </w:tc>
      </w:tr>
      <w:tr w:rsidR="00BE4B31" w14:paraId="6C466D6B" w14:textId="77777777" w:rsidTr="00BE4B31">
        <w:trPr>
          <w:trHeight w:val="266"/>
        </w:trPr>
        <w:tc>
          <w:tcPr>
            <w:tcW w:w="1326" w:type="dxa"/>
            <w:vAlign w:val="bottom"/>
          </w:tcPr>
          <w:p w14:paraId="39B19610" w14:textId="77777777" w:rsidR="00BE4B31" w:rsidRDefault="00BE4B31" w:rsidP="00BE4B31">
            <w:r>
              <w:rPr>
                <w:rFonts w:ascii="Calibri" w:hAnsi="Calibri" w:cs="Calibri"/>
                <w:color w:val="000000"/>
              </w:rPr>
              <w:t>S-03</w:t>
            </w:r>
          </w:p>
        </w:tc>
        <w:tc>
          <w:tcPr>
            <w:tcW w:w="1333" w:type="dxa"/>
            <w:shd w:val="clear" w:color="auto" w:fill="D9D9D9" w:themeFill="background1" w:themeFillShade="D9"/>
          </w:tcPr>
          <w:p w14:paraId="6CD6B914" w14:textId="77777777" w:rsidR="00BE4B31" w:rsidRDefault="00BE4B31" w:rsidP="00BE4B31">
            <w:r>
              <w:t>0</w:t>
            </w:r>
          </w:p>
        </w:tc>
        <w:tc>
          <w:tcPr>
            <w:tcW w:w="1333" w:type="dxa"/>
            <w:shd w:val="clear" w:color="auto" w:fill="FFE599" w:themeFill="accent4" w:themeFillTint="66"/>
          </w:tcPr>
          <w:p w14:paraId="0487293C" w14:textId="77777777" w:rsidR="00BE4B31" w:rsidRPr="00742003" w:rsidRDefault="00BE4B31" w:rsidP="00BE4B31">
            <w:r w:rsidRPr="00742003">
              <w:t>20.7</w:t>
            </w:r>
          </w:p>
        </w:tc>
        <w:tc>
          <w:tcPr>
            <w:tcW w:w="1333" w:type="dxa"/>
            <w:shd w:val="clear" w:color="auto" w:fill="C5E0B3" w:themeFill="accent6" w:themeFillTint="66"/>
          </w:tcPr>
          <w:p w14:paraId="504584BD" w14:textId="77777777" w:rsidR="00BE4B31" w:rsidRDefault="00BE4B31" w:rsidP="00BE4B31">
            <w:r>
              <w:t>3.27</w:t>
            </w:r>
          </w:p>
        </w:tc>
        <w:tc>
          <w:tcPr>
            <w:tcW w:w="1231" w:type="dxa"/>
            <w:shd w:val="clear" w:color="auto" w:fill="B4C6E7" w:themeFill="accent1" w:themeFillTint="66"/>
          </w:tcPr>
          <w:p w14:paraId="16022B5E" w14:textId="77777777" w:rsidR="00BE4B31" w:rsidRDefault="00BE4B31" w:rsidP="00BE4B31">
            <w:r>
              <w:t>1.23</w:t>
            </w:r>
          </w:p>
        </w:tc>
      </w:tr>
      <w:tr w:rsidR="00BE4B31" w14:paraId="2146F87F" w14:textId="77777777" w:rsidTr="00BE4B31">
        <w:trPr>
          <w:trHeight w:val="266"/>
        </w:trPr>
        <w:tc>
          <w:tcPr>
            <w:tcW w:w="1326" w:type="dxa"/>
            <w:vAlign w:val="bottom"/>
          </w:tcPr>
          <w:p w14:paraId="64E08B85" w14:textId="77777777" w:rsidR="00BE4B31" w:rsidRDefault="00BE4B31" w:rsidP="00BE4B31">
            <w:r>
              <w:rPr>
                <w:rFonts w:ascii="Calibri" w:hAnsi="Calibri" w:cs="Calibri"/>
                <w:color w:val="000000"/>
              </w:rPr>
              <w:t>S-04</w:t>
            </w:r>
          </w:p>
        </w:tc>
        <w:tc>
          <w:tcPr>
            <w:tcW w:w="1333" w:type="dxa"/>
            <w:shd w:val="clear" w:color="auto" w:fill="D9D9D9" w:themeFill="background1" w:themeFillShade="D9"/>
          </w:tcPr>
          <w:p w14:paraId="15554BA7" w14:textId="77777777" w:rsidR="00BE4B31" w:rsidRDefault="00BE4B31" w:rsidP="00BE4B31">
            <w:r>
              <w:t>12.18</w:t>
            </w:r>
          </w:p>
        </w:tc>
        <w:tc>
          <w:tcPr>
            <w:tcW w:w="1333" w:type="dxa"/>
            <w:shd w:val="clear" w:color="auto" w:fill="FFE599" w:themeFill="accent4" w:themeFillTint="66"/>
          </w:tcPr>
          <w:p w14:paraId="04441373" w14:textId="77777777" w:rsidR="00BE4B31" w:rsidRPr="00742003" w:rsidRDefault="00BE4B31" w:rsidP="00BE4B31">
            <w:r w:rsidRPr="00742003">
              <w:t>141.09</w:t>
            </w:r>
          </w:p>
        </w:tc>
        <w:tc>
          <w:tcPr>
            <w:tcW w:w="1333" w:type="dxa"/>
            <w:shd w:val="clear" w:color="auto" w:fill="C5E0B3" w:themeFill="accent6" w:themeFillTint="66"/>
          </w:tcPr>
          <w:p w14:paraId="42AAC4B8" w14:textId="77777777" w:rsidR="00BE4B31" w:rsidRDefault="00BE4B31" w:rsidP="00BE4B31">
            <w:r>
              <w:t>0.87</w:t>
            </w:r>
          </w:p>
        </w:tc>
        <w:tc>
          <w:tcPr>
            <w:tcW w:w="1231" w:type="dxa"/>
            <w:shd w:val="clear" w:color="auto" w:fill="B4C6E7" w:themeFill="accent1" w:themeFillTint="66"/>
          </w:tcPr>
          <w:p w14:paraId="2C49AB8D" w14:textId="77777777" w:rsidR="00BE4B31" w:rsidRDefault="00BE4B31" w:rsidP="00BE4B31">
            <w:r>
              <w:t>0.48</w:t>
            </w:r>
          </w:p>
        </w:tc>
      </w:tr>
      <w:tr w:rsidR="00BE4B31" w14:paraId="16F42E7C" w14:textId="77777777" w:rsidTr="00BE4B31">
        <w:trPr>
          <w:trHeight w:val="266"/>
        </w:trPr>
        <w:tc>
          <w:tcPr>
            <w:tcW w:w="1326" w:type="dxa"/>
            <w:vAlign w:val="bottom"/>
          </w:tcPr>
          <w:p w14:paraId="3AB7E36C" w14:textId="77777777" w:rsidR="00BE4B31" w:rsidRDefault="00BE4B31" w:rsidP="00BE4B31">
            <w:r>
              <w:rPr>
                <w:rFonts w:ascii="Calibri" w:hAnsi="Calibri" w:cs="Calibri"/>
                <w:color w:val="000000"/>
              </w:rPr>
              <w:t>S-05</w:t>
            </w:r>
          </w:p>
        </w:tc>
        <w:tc>
          <w:tcPr>
            <w:tcW w:w="1333" w:type="dxa"/>
            <w:shd w:val="clear" w:color="auto" w:fill="D9D9D9" w:themeFill="background1" w:themeFillShade="D9"/>
          </w:tcPr>
          <w:p w14:paraId="3B9C846B" w14:textId="77777777" w:rsidR="00BE4B31" w:rsidRDefault="00BE4B31" w:rsidP="00BE4B31">
            <w:r>
              <w:t>0.18</w:t>
            </w:r>
          </w:p>
        </w:tc>
        <w:tc>
          <w:tcPr>
            <w:tcW w:w="1333" w:type="dxa"/>
            <w:shd w:val="clear" w:color="auto" w:fill="FFE599" w:themeFill="accent4" w:themeFillTint="66"/>
          </w:tcPr>
          <w:p w14:paraId="7E90E312" w14:textId="77777777" w:rsidR="00BE4B31" w:rsidRPr="00742003" w:rsidRDefault="00BE4B31" w:rsidP="00BE4B31">
            <w:r w:rsidRPr="00742003">
              <w:t>9.03</w:t>
            </w:r>
          </w:p>
        </w:tc>
        <w:tc>
          <w:tcPr>
            <w:tcW w:w="1333" w:type="dxa"/>
            <w:shd w:val="clear" w:color="auto" w:fill="C5E0B3" w:themeFill="accent6" w:themeFillTint="66"/>
          </w:tcPr>
          <w:p w14:paraId="17642074" w14:textId="77777777" w:rsidR="00BE4B31" w:rsidRDefault="00BE4B31" w:rsidP="00BE4B31">
            <w:r>
              <w:t>3.18</w:t>
            </w:r>
          </w:p>
        </w:tc>
        <w:tc>
          <w:tcPr>
            <w:tcW w:w="1231" w:type="dxa"/>
            <w:shd w:val="clear" w:color="auto" w:fill="B4C6E7" w:themeFill="accent1" w:themeFillTint="66"/>
          </w:tcPr>
          <w:p w14:paraId="773DBFCE" w14:textId="77777777" w:rsidR="00BE4B31" w:rsidRDefault="00BE4B31" w:rsidP="00BE4B31">
            <w:r>
              <w:t>1.14</w:t>
            </w:r>
          </w:p>
        </w:tc>
      </w:tr>
      <w:tr w:rsidR="00BE4B31" w14:paraId="3B2C4FBA" w14:textId="77777777" w:rsidTr="00BE4B31">
        <w:trPr>
          <w:trHeight w:val="266"/>
        </w:trPr>
        <w:tc>
          <w:tcPr>
            <w:tcW w:w="1326" w:type="dxa"/>
            <w:vAlign w:val="bottom"/>
          </w:tcPr>
          <w:p w14:paraId="30A80D36" w14:textId="77777777" w:rsidR="00BE4B31" w:rsidRDefault="00BE4B31" w:rsidP="00BE4B31">
            <w:r>
              <w:rPr>
                <w:rFonts w:ascii="Calibri" w:hAnsi="Calibri" w:cs="Calibri"/>
                <w:color w:val="000000"/>
              </w:rPr>
              <w:t>S-06</w:t>
            </w:r>
          </w:p>
        </w:tc>
        <w:tc>
          <w:tcPr>
            <w:tcW w:w="1333" w:type="dxa"/>
            <w:shd w:val="clear" w:color="auto" w:fill="D9D9D9" w:themeFill="background1" w:themeFillShade="D9"/>
          </w:tcPr>
          <w:p w14:paraId="3A0F9301" w14:textId="77777777" w:rsidR="00BE4B31" w:rsidRDefault="00BE4B31" w:rsidP="00BE4B31">
            <w:r>
              <w:t>0.09</w:t>
            </w:r>
          </w:p>
        </w:tc>
        <w:tc>
          <w:tcPr>
            <w:tcW w:w="1333" w:type="dxa"/>
            <w:shd w:val="clear" w:color="auto" w:fill="FFE599" w:themeFill="accent4" w:themeFillTint="66"/>
          </w:tcPr>
          <w:p w14:paraId="028764A9" w14:textId="77777777" w:rsidR="00BE4B31" w:rsidRPr="00742003" w:rsidRDefault="00BE4B31" w:rsidP="00BE4B31">
            <w:r w:rsidRPr="00742003">
              <w:t>58.74</w:t>
            </w:r>
          </w:p>
        </w:tc>
        <w:tc>
          <w:tcPr>
            <w:tcW w:w="1333" w:type="dxa"/>
            <w:shd w:val="clear" w:color="auto" w:fill="C5E0B3" w:themeFill="accent6" w:themeFillTint="66"/>
          </w:tcPr>
          <w:p w14:paraId="1F2D4BF6" w14:textId="77777777" w:rsidR="00BE4B31" w:rsidRDefault="00BE4B31" w:rsidP="00BE4B31">
            <w:r>
              <w:t>3.9</w:t>
            </w:r>
          </w:p>
        </w:tc>
        <w:tc>
          <w:tcPr>
            <w:tcW w:w="1231" w:type="dxa"/>
            <w:shd w:val="clear" w:color="auto" w:fill="B4C6E7" w:themeFill="accent1" w:themeFillTint="66"/>
          </w:tcPr>
          <w:p w14:paraId="27C7E86C" w14:textId="77777777" w:rsidR="00BE4B31" w:rsidRDefault="00BE4B31" w:rsidP="00BE4B31">
            <w:r>
              <w:t>1.56</w:t>
            </w:r>
          </w:p>
        </w:tc>
      </w:tr>
      <w:tr w:rsidR="00BE4B31" w14:paraId="106FE053" w14:textId="77777777" w:rsidTr="00BE4B31">
        <w:trPr>
          <w:trHeight w:val="266"/>
        </w:trPr>
        <w:tc>
          <w:tcPr>
            <w:tcW w:w="1326" w:type="dxa"/>
            <w:vAlign w:val="bottom"/>
          </w:tcPr>
          <w:p w14:paraId="2DFB59E7" w14:textId="77777777" w:rsidR="00BE4B31" w:rsidRDefault="00BE4B31" w:rsidP="00BE4B31">
            <w:r>
              <w:rPr>
                <w:rFonts w:ascii="Calibri" w:hAnsi="Calibri" w:cs="Calibri"/>
                <w:color w:val="000000"/>
              </w:rPr>
              <w:t>S-07</w:t>
            </w:r>
          </w:p>
        </w:tc>
        <w:tc>
          <w:tcPr>
            <w:tcW w:w="1333" w:type="dxa"/>
            <w:shd w:val="clear" w:color="auto" w:fill="D9D9D9" w:themeFill="background1" w:themeFillShade="D9"/>
          </w:tcPr>
          <w:p w14:paraId="1EB4C9C3" w14:textId="77777777" w:rsidR="00BE4B31" w:rsidRDefault="00BE4B31" w:rsidP="00BE4B31">
            <w:r>
              <w:t>0.63</w:t>
            </w:r>
          </w:p>
        </w:tc>
        <w:tc>
          <w:tcPr>
            <w:tcW w:w="1333" w:type="dxa"/>
            <w:shd w:val="clear" w:color="auto" w:fill="FFE599" w:themeFill="accent4" w:themeFillTint="66"/>
          </w:tcPr>
          <w:p w14:paraId="18AD0553" w14:textId="77777777" w:rsidR="00BE4B31" w:rsidRPr="00742003" w:rsidRDefault="00BE4B31" w:rsidP="00BE4B31">
            <w:r w:rsidRPr="00742003">
              <w:t>0.9</w:t>
            </w:r>
          </w:p>
        </w:tc>
        <w:tc>
          <w:tcPr>
            <w:tcW w:w="1333" w:type="dxa"/>
            <w:shd w:val="clear" w:color="auto" w:fill="C5E0B3" w:themeFill="accent6" w:themeFillTint="66"/>
          </w:tcPr>
          <w:p w14:paraId="40B1FF91" w14:textId="77777777" w:rsidR="00BE4B31" w:rsidRDefault="00BE4B31" w:rsidP="00BE4B31">
            <w:r>
              <w:t>3.21</w:t>
            </w:r>
          </w:p>
        </w:tc>
        <w:tc>
          <w:tcPr>
            <w:tcW w:w="1231" w:type="dxa"/>
            <w:shd w:val="clear" w:color="auto" w:fill="B4C6E7" w:themeFill="accent1" w:themeFillTint="66"/>
          </w:tcPr>
          <w:p w14:paraId="07A64348" w14:textId="77777777" w:rsidR="00BE4B31" w:rsidRDefault="00BE4B31" w:rsidP="00BE4B31">
            <w:r>
              <w:t>1.62</w:t>
            </w:r>
          </w:p>
        </w:tc>
      </w:tr>
      <w:tr w:rsidR="00BE4B31" w14:paraId="3451842A" w14:textId="77777777" w:rsidTr="00BE4B31">
        <w:trPr>
          <w:trHeight w:val="266"/>
        </w:trPr>
        <w:tc>
          <w:tcPr>
            <w:tcW w:w="1326" w:type="dxa"/>
            <w:vAlign w:val="bottom"/>
          </w:tcPr>
          <w:p w14:paraId="2EFD885A" w14:textId="77777777" w:rsidR="00BE4B31" w:rsidRDefault="00BE4B31" w:rsidP="00BE4B31">
            <w:r>
              <w:rPr>
                <w:rFonts w:ascii="Calibri" w:hAnsi="Calibri" w:cs="Calibri"/>
                <w:color w:val="000000"/>
              </w:rPr>
              <w:t>S-08</w:t>
            </w:r>
          </w:p>
        </w:tc>
        <w:tc>
          <w:tcPr>
            <w:tcW w:w="1333" w:type="dxa"/>
            <w:shd w:val="clear" w:color="auto" w:fill="D9D9D9" w:themeFill="background1" w:themeFillShade="D9"/>
          </w:tcPr>
          <w:p w14:paraId="4F64A103" w14:textId="77777777" w:rsidR="00BE4B31" w:rsidRDefault="00BE4B31" w:rsidP="00BE4B31">
            <w:r>
              <w:t>0.69</w:t>
            </w:r>
          </w:p>
        </w:tc>
        <w:tc>
          <w:tcPr>
            <w:tcW w:w="1333" w:type="dxa"/>
            <w:shd w:val="clear" w:color="auto" w:fill="FFE599" w:themeFill="accent4" w:themeFillTint="66"/>
          </w:tcPr>
          <w:p w14:paraId="6281D265" w14:textId="77777777" w:rsidR="00BE4B31" w:rsidRPr="00742003" w:rsidRDefault="00BE4B31" w:rsidP="00BE4B31">
            <w:r w:rsidRPr="00742003">
              <w:t>1.65</w:t>
            </w:r>
          </w:p>
        </w:tc>
        <w:tc>
          <w:tcPr>
            <w:tcW w:w="1333" w:type="dxa"/>
            <w:shd w:val="clear" w:color="auto" w:fill="C5E0B3" w:themeFill="accent6" w:themeFillTint="66"/>
          </w:tcPr>
          <w:p w14:paraId="29715285" w14:textId="77777777" w:rsidR="00BE4B31" w:rsidRDefault="00BE4B31" w:rsidP="00BE4B31">
            <w:r>
              <w:t>3.66</w:t>
            </w:r>
          </w:p>
        </w:tc>
        <w:tc>
          <w:tcPr>
            <w:tcW w:w="1231" w:type="dxa"/>
            <w:shd w:val="clear" w:color="auto" w:fill="B4C6E7" w:themeFill="accent1" w:themeFillTint="66"/>
          </w:tcPr>
          <w:p w14:paraId="7B778C62" w14:textId="77777777" w:rsidR="00BE4B31" w:rsidRDefault="00BE4B31" w:rsidP="00BE4B31">
            <w:r>
              <w:t>1.2</w:t>
            </w:r>
          </w:p>
        </w:tc>
      </w:tr>
      <w:tr w:rsidR="00BE4B31" w14:paraId="14FB3AD1" w14:textId="77777777" w:rsidTr="00BE4B31">
        <w:trPr>
          <w:trHeight w:val="266"/>
        </w:trPr>
        <w:tc>
          <w:tcPr>
            <w:tcW w:w="1326" w:type="dxa"/>
            <w:vAlign w:val="bottom"/>
          </w:tcPr>
          <w:p w14:paraId="3647FCC6" w14:textId="77777777" w:rsidR="00BE4B31" w:rsidRDefault="00BE4B31" w:rsidP="00BE4B31">
            <w:r>
              <w:rPr>
                <w:rFonts w:ascii="Calibri" w:hAnsi="Calibri" w:cs="Calibri"/>
                <w:color w:val="000000"/>
              </w:rPr>
              <w:t>S-09</w:t>
            </w:r>
          </w:p>
        </w:tc>
        <w:tc>
          <w:tcPr>
            <w:tcW w:w="1333" w:type="dxa"/>
            <w:shd w:val="clear" w:color="auto" w:fill="D9D9D9" w:themeFill="background1" w:themeFillShade="D9"/>
          </w:tcPr>
          <w:p w14:paraId="02B916A5" w14:textId="77777777" w:rsidR="00BE4B31" w:rsidRDefault="00BE4B31" w:rsidP="00BE4B31">
            <w:r>
              <w:t>0.63</w:t>
            </w:r>
          </w:p>
        </w:tc>
        <w:tc>
          <w:tcPr>
            <w:tcW w:w="1333" w:type="dxa"/>
            <w:shd w:val="clear" w:color="auto" w:fill="FFE599" w:themeFill="accent4" w:themeFillTint="66"/>
          </w:tcPr>
          <w:p w14:paraId="11A65BD6" w14:textId="77777777" w:rsidR="00BE4B31" w:rsidRPr="00742003" w:rsidRDefault="00BE4B31" w:rsidP="00BE4B31">
            <w:r w:rsidRPr="00742003">
              <w:t>5.82</w:t>
            </w:r>
          </w:p>
        </w:tc>
        <w:tc>
          <w:tcPr>
            <w:tcW w:w="1333" w:type="dxa"/>
            <w:shd w:val="clear" w:color="auto" w:fill="C5E0B3" w:themeFill="accent6" w:themeFillTint="66"/>
          </w:tcPr>
          <w:p w14:paraId="361DD472" w14:textId="77777777" w:rsidR="00BE4B31" w:rsidRDefault="00BE4B31" w:rsidP="00BE4B31">
            <w:r>
              <w:t>4.47</w:t>
            </w:r>
          </w:p>
        </w:tc>
        <w:tc>
          <w:tcPr>
            <w:tcW w:w="1231" w:type="dxa"/>
            <w:shd w:val="clear" w:color="auto" w:fill="B4C6E7" w:themeFill="accent1" w:themeFillTint="66"/>
          </w:tcPr>
          <w:p w14:paraId="316BF0A2" w14:textId="77777777" w:rsidR="00BE4B31" w:rsidRDefault="00BE4B31" w:rsidP="00BE4B31">
            <w:r>
              <w:t>0.6</w:t>
            </w:r>
          </w:p>
        </w:tc>
      </w:tr>
      <w:tr w:rsidR="00BE4B31" w14:paraId="7E378C6D" w14:textId="77777777" w:rsidTr="00BE4B31">
        <w:trPr>
          <w:trHeight w:val="266"/>
        </w:trPr>
        <w:tc>
          <w:tcPr>
            <w:tcW w:w="1326" w:type="dxa"/>
            <w:vAlign w:val="bottom"/>
          </w:tcPr>
          <w:p w14:paraId="050C0DBD" w14:textId="77777777" w:rsidR="00BE4B31" w:rsidRDefault="00BE4B31" w:rsidP="00BE4B31">
            <w:r>
              <w:rPr>
                <w:rFonts w:ascii="Calibri" w:hAnsi="Calibri" w:cs="Calibri"/>
                <w:color w:val="000000"/>
              </w:rPr>
              <w:t>S-10</w:t>
            </w:r>
          </w:p>
        </w:tc>
        <w:tc>
          <w:tcPr>
            <w:tcW w:w="1333" w:type="dxa"/>
            <w:shd w:val="clear" w:color="auto" w:fill="D9D9D9" w:themeFill="background1" w:themeFillShade="D9"/>
          </w:tcPr>
          <w:p w14:paraId="3A77CCC6" w14:textId="77777777" w:rsidR="00BE4B31" w:rsidRDefault="00BE4B31" w:rsidP="00BE4B31">
            <w:r>
              <w:t>0.09</w:t>
            </w:r>
          </w:p>
        </w:tc>
        <w:tc>
          <w:tcPr>
            <w:tcW w:w="1333" w:type="dxa"/>
            <w:shd w:val="clear" w:color="auto" w:fill="FFE599" w:themeFill="accent4" w:themeFillTint="66"/>
          </w:tcPr>
          <w:p w14:paraId="20F79BDA" w14:textId="77777777" w:rsidR="00BE4B31" w:rsidRPr="00742003" w:rsidRDefault="00BE4B31" w:rsidP="00BE4B31">
            <w:r w:rsidRPr="00742003">
              <w:t>4.38</w:t>
            </w:r>
          </w:p>
        </w:tc>
        <w:tc>
          <w:tcPr>
            <w:tcW w:w="1333" w:type="dxa"/>
            <w:shd w:val="clear" w:color="auto" w:fill="C5E0B3" w:themeFill="accent6" w:themeFillTint="66"/>
          </w:tcPr>
          <w:p w14:paraId="5622BE74" w14:textId="77777777" w:rsidR="00BE4B31" w:rsidRDefault="00BE4B31" w:rsidP="00BE4B31">
            <w:r>
              <w:t>2.73</w:t>
            </w:r>
          </w:p>
        </w:tc>
        <w:tc>
          <w:tcPr>
            <w:tcW w:w="1231" w:type="dxa"/>
            <w:shd w:val="clear" w:color="auto" w:fill="B4C6E7" w:themeFill="accent1" w:themeFillTint="66"/>
          </w:tcPr>
          <w:p w14:paraId="0DF15431" w14:textId="77777777" w:rsidR="00BE4B31" w:rsidRDefault="00BE4B31" w:rsidP="00BE4B31">
            <w:r>
              <w:t>1.62</w:t>
            </w:r>
          </w:p>
        </w:tc>
      </w:tr>
      <w:tr w:rsidR="00BE4B31" w14:paraId="6278304F" w14:textId="77777777" w:rsidTr="00BE4B31">
        <w:trPr>
          <w:trHeight w:val="266"/>
        </w:trPr>
        <w:tc>
          <w:tcPr>
            <w:tcW w:w="1326" w:type="dxa"/>
            <w:vAlign w:val="bottom"/>
          </w:tcPr>
          <w:p w14:paraId="34132D61" w14:textId="77777777" w:rsidR="00BE4B31" w:rsidRDefault="00BE4B31" w:rsidP="00BE4B31">
            <w:r>
              <w:rPr>
                <w:rFonts w:ascii="Calibri" w:hAnsi="Calibri" w:cs="Calibri"/>
                <w:color w:val="000000"/>
              </w:rPr>
              <w:t>S-11</w:t>
            </w:r>
          </w:p>
        </w:tc>
        <w:tc>
          <w:tcPr>
            <w:tcW w:w="1333" w:type="dxa"/>
            <w:shd w:val="clear" w:color="auto" w:fill="D9D9D9" w:themeFill="background1" w:themeFillShade="D9"/>
          </w:tcPr>
          <w:p w14:paraId="5EC0BEC6" w14:textId="77777777" w:rsidR="00BE4B31" w:rsidRDefault="00BE4B31" w:rsidP="00BE4B31">
            <w:r>
              <w:t>0</w:t>
            </w:r>
          </w:p>
        </w:tc>
        <w:tc>
          <w:tcPr>
            <w:tcW w:w="1333" w:type="dxa"/>
            <w:shd w:val="clear" w:color="auto" w:fill="FFE599" w:themeFill="accent4" w:themeFillTint="66"/>
          </w:tcPr>
          <w:p w14:paraId="23639849" w14:textId="77777777" w:rsidR="00BE4B31" w:rsidRPr="00742003" w:rsidRDefault="00BE4B31" w:rsidP="00BE4B31">
            <w:r w:rsidRPr="00742003">
              <w:t>4.77</w:t>
            </w:r>
          </w:p>
        </w:tc>
        <w:tc>
          <w:tcPr>
            <w:tcW w:w="1333" w:type="dxa"/>
            <w:shd w:val="clear" w:color="auto" w:fill="C5E0B3" w:themeFill="accent6" w:themeFillTint="66"/>
          </w:tcPr>
          <w:p w14:paraId="3ED5E0A4" w14:textId="77777777" w:rsidR="00BE4B31" w:rsidRDefault="00BE4B31" w:rsidP="00BE4B31">
            <w:r>
              <w:t>2.49</w:t>
            </w:r>
          </w:p>
        </w:tc>
        <w:tc>
          <w:tcPr>
            <w:tcW w:w="1231" w:type="dxa"/>
            <w:shd w:val="clear" w:color="auto" w:fill="B4C6E7" w:themeFill="accent1" w:themeFillTint="66"/>
          </w:tcPr>
          <w:p w14:paraId="2E17CF4B" w14:textId="77777777" w:rsidR="00BE4B31" w:rsidRDefault="00BE4B31" w:rsidP="00BE4B31">
            <w:r>
              <w:t>0.9</w:t>
            </w:r>
          </w:p>
        </w:tc>
      </w:tr>
      <w:tr w:rsidR="00BE4B31" w14:paraId="274FEF43" w14:textId="77777777" w:rsidTr="00BE4B31">
        <w:trPr>
          <w:trHeight w:val="266"/>
        </w:trPr>
        <w:tc>
          <w:tcPr>
            <w:tcW w:w="1326" w:type="dxa"/>
            <w:vAlign w:val="bottom"/>
          </w:tcPr>
          <w:p w14:paraId="37E22C27" w14:textId="77777777" w:rsidR="00BE4B31" w:rsidRDefault="00BE4B31" w:rsidP="00BE4B31">
            <w:r>
              <w:rPr>
                <w:rFonts w:ascii="Calibri" w:hAnsi="Calibri" w:cs="Calibri"/>
                <w:color w:val="000000"/>
              </w:rPr>
              <w:t>S-12</w:t>
            </w:r>
          </w:p>
        </w:tc>
        <w:tc>
          <w:tcPr>
            <w:tcW w:w="1333" w:type="dxa"/>
            <w:shd w:val="clear" w:color="auto" w:fill="D9D9D9" w:themeFill="background1" w:themeFillShade="D9"/>
          </w:tcPr>
          <w:p w14:paraId="7AC4ABC2" w14:textId="77777777" w:rsidR="00BE4B31" w:rsidRDefault="00BE4B31" w:rsidP="00BE4B31">
            <w:r>
              <w:t>0.09</w:t>
            </w:r>
          </w:p>
        </w:tc>
        <w:tc>
          <w:tcPr>
            <w:tcW w:w="1333" w:type="dxa"/>
            <w:shd w:val="clear" w:color="auto" w:fill="FFE599" w:themeFill="accent4" w:themeFillTint="66"/>
          </w:tcPr>
          <w:p w14:paraId="65FE1847" w14:textId="77777777" w:rsidR="00BE4B31" w:rsidRPr="00742003" w:rsidRDefault="00BE4B31" w:rsidP="00BE4B31">
            <w:r w:rsidRPr="00742003">
              <w:t>6.73</w:t>
            </w:r>
          </w:p>
        </w:tc>
        <w:tc>
          <w:tcPr>
            <w:tcW w:w="1333" w:type="dxa"/>
            <w:shd w:val="clear" w:color="auto" w:fill="C5E0B3" w:themeFill="accent6" w:themeFillTint="66"/>
          </w:tcPr>
          <w:p w14:paraId="5FF63DB9" w14:textId="77777777" w:rsidR="00BE4B31" w:rsidRDefault="00BE4B31" w:rsidP="00BE4B31">
            <w:r>
              <w:t>1.95</w:t>
            </w:r>
          </w:p>
        </w:tc>
        <w:tc>
          <w:tcPr>
            <w:tcW w:w="1231" w:type="dxa"/>
            <w:shd w:val="clear" w:color="auto" w:fill="B4C6E7" w:themeFill="accent1" w:themeFillTint="66"/>
          </w:tcPr>
          <w:p w14:paraId="04AACB8F" w14:textId="77777777" w:rsidR="00BE4B31" w:rsidRDefault="00BE4B31" w:rsidP="00BE4B31">
            <w:r>
              <w:t>3.15</w:t>
            </w:r>
          </w:p>
        </w:tc>
      </w:tr>
      <w:tr w:rsidR="00BE4B31" w14:paraId="0FA6217A" w14:textId="77777777" w:rsidTr="00BE4B31">
        <w:trPr>
          <w:trHeight w:val="246"/>
        </w:trPr>
        <w:tc>
          <w:tcPr>
            <w:tcW w:w="1326" w:type="dxa"/>
            <w:vAlign w:val="bottom"/>
          </w:tcPr>
          <w:p w14:paraId="409AADAA" w14:textId="77777777" w:rsidR="00BE4B31" w:rsidRDefault="00BE4B31" w:rsidP="00BE4B31">
            <w:r>
              <w:rPr>
                <w:rFonts w:ascii="Calibri" w:hAnsi="Calibri" w:cs="Calibri"/>
                <w:color w:val="000000"/>
              </w:rPr>
              <w:t>S-13</w:t>
            </w:r>
          </w:p>
        </w:tc>
        <w:tc>
          <w:tcPr>
            <w:tcW w:w="1333" w:type="dxa"/>
            <w:shd w:val="clear" w:color="auto" w:fill="D9D9D9" w:themeFill="background1" w:themeFillShade="D9"/>
          </w:tcPr>
          <w:p w14:paraId="090521D0" w14:textId="77777777" w:rsidR="00BE4B31" w:rsidRDefault="00BE4B31" w:rsidP="00BE4B31">
            <w:r>
              <w:t>0.04</w:t>
            </w:r>
          </w:p>
        </w:tc>
        <w:tc>
          <w:tcPr>
            <w:tcW w:w="1333" w:type="dxa"/>
            <w:shd w:val="clear" w:color="auto" w:fill="FFE599" w:themeFill="accent4" w:themeFillTint="66"/>
          </w:tcPr>
          <w:p w14:paraId="24EECDE1" w14:textId="77777777" w:rsidR="00BE4B31" w:rsidRPr="00742003" w:rsidRDefault="00BE4B31" w:rsidP="00BE4B31">
            <w:r w:rsidRPr="00742003">
              <w:t>0.45</w:t>
            </w:r>
          </w:p>
        </w:tc>
        <w:tc>
          <w:tcPr>
            <w:tcW w:w="1333" w:type="dxa"/>
            <w:shd w:val="clear" w:color="auto" w:fill="C5E0B3" w:themeFill="accent6" w:themeFillTint="66"/>
          </w:tcPr>
          <w:p w14:paraId="785CF5BE" w14:textId="77777777" w:rsidR="00BE4B31" w:rsidRDefault="00BE4B31" w:rsidP="00BE4B31">
            <w:r>
              <w:t>3.66</w:t>
            </w:r>
          </w:p>
        </w:tc>
        <w:tc>
          <w:tcPr>
            <w:tcW w:w="1231" w:type="dxa"/>
            <w:shd w:val="clear" w:color="auto" w:fill="B4C6E7" w:themeFill="accent1" w:themeFillTint="66"/>
          </w:tcPr>
          <w:p w14:paraId="214C8564" w14:textId="77777777" w:rsidR="00BE4B31" w:rsidRDefault="00BE4B31" w:rsidP="00BE4B31">
            <w:r>
              <w:t>0.54</w:t>
            </w:r>
          </w:p>
        </w:tc>
      </w:tr>
      <w:tr w:rsidR="00BE4B31" w14:paraId="495A0FE9" w14:textId="77777777" w:rsidTr="00BE4B31">
        <w:trPr>
          <w:trHeight w:val="266"/>
        </w:trPr>
        <w:tc>
          <w:tcPr>
            <w:tcW w:w="1326" w:type="dxa"/>
            <w:vAlign w:val="bottom"/>
          </w:tcPr>
          <w:p w14:paraId="735EF81E" w14:textId="77777777" w:rsidR="00BE4B31" w:rsidRDefault="00BE4B31" w:rsidP="00BE4B31">
            <w:r>
              <w:rPr>
                <w:rFonts w:ascii="Calibri" w:hAnsi="Calibri" w:cs="Calibri"/>
                <w:color w:val="000000"/>
              </w:rPr>
              <w:t>S-15</w:t>
            </w:r>
          </w:p>
        </w:tc>
        <w:tc>
          <w:tcPr>
            <w:tcW w:w="1333" w:type="dxa"/>
            <w:shd w:val="clear" w:color="auto" w:fill="D9D9D9" w:themeFill="background1" w:themeFillShade="D9"/>
          </w:tcPr>
          <w:p w14:paraId="1D619CF3" w14:textId="77777777" w:rsidR="00BE4B31" w:rsidRDefault="00BE4B31" w:rsidP="00BE4B31">
            <w:r>
              <w:t>0</w:t>
            </w:r>
          </w:p>
        </w:tc>
        <w:tc>
          <w:tcPr>
            <w:tcW w:w="1333" w:type="dxa"/>
            <w:shd w:val="clear" w:color="auto" w:fill="FFE599" w:themeFill="accent4" w:themeFillTint="66"/>
          </w:tcPr>
          <w:p w14:paraId="44CEC81B" w14:textId="77777777" w:rsidR="00BE4B31" w:rsidRPr="00742003" w:rsidRDefault="00BE4B31" w:rsidP="00BE4B31">
            <w:r w:rsidRPr="00742003">
              <w:t>0</w:t>
            </w:r>
          </w:p>
        </w:tc>
        <w:tc>
          <w:tcPr>
            <w:tcW w:w="1333" w:type="dxa"/>
            <w:shd w:val="clear" w:color="auto" w:fill="C5E0B3" w:themeFill="accent6" w:themeFillTint="66"/>
          </w:tcPr>
          <w:p w14:paraId="4BDF85A1" w14:textId="77777777" w:rsidR="00BE4B31" w:rsidRDefault="00BE4B31" w:rsidP="00BE4B31">
            <w:r>
              <w:t>3.87</w:t>
            </w:r>
          </w:p>
        </w:tc>
        <w:tc>
          <w:tcPr>
            <w:tcW w:w="1231" w:type="dxa"/>
            <w:shd w:val="clear" w:color="auto" w:fill="B4C6E7" w:themeFill="accent1" w:themeFillTint="66"/>
          </w:tcPr>
          <w:p w14:paraId="591658D0" w14:textId="77777777" w:rsidR="00BE4B31" w:rsidRDefault="00BE4B31" w:rsidP="00BE4B31">
            <w:r>
              <w:t>3.06</w:t>
            </w:r>
          </w:p>
        </w:tc>
      </w:tr>
      <w:tr w:rsidR="00BE4B31" w14:paraId="6F0E9D32" w14:textId="77777777" w:rsidTr="00BE4B31">
        <w:trPr>
          <w:trHeight w:val="266"/>
        </w:trPr>
        <w:tc>
          <w:tcPr>
            <w:tcW w:w="1326" w:type="dxa"/>
            <w:vAlign w:val="bottom"/>
          </w:tcPr>
          <w:p w14:paraId="1F212A26" w14:textId="77777777" w:rsidR="00BE4B31" w:rsidRDefault="00BE4B31" w:rsidP="00BE4B31">
            <w:r>
              <w:rPr>
                <w:rFonts w:ascii="Calibri" w:hAnsi="Calibri" w:cs="Calibri"/>
                <w:color w:val="000000"/>
              </w:rPr>
              <w:t>S-16</w:t>
            </w:r>
          </w:p>
        </w:tc>
        <w:tc>
          <w:tcPr>
            <w:tcW w:w="1333" w:type="dxa"/>
            <w:shd w:val="clear" w:color="auto" w:fill="D9D9D9" w:themeFill="background1" w:themeFillShade="D9"/>
          </w:tcPr>
          <w:p w14:paraId="565AB8BD" w14:textId="77777777" w:rsidR="00BE4B31" w:rsidRDefault="00BE4B31" w:rsidP="00BE4B31">
            <w:r>
              <w:t>0.09</w:t>
            </w:r>
          </w:p>
        </w:tc>
        <w:tc>
          <w:tcPr>
            <w:tcW w:w="1333" w:type="dxa"/>
            <w:shd w:val="clear" w:color="auto" w:fill="FFE599" w:themeFill="accent4" w:themeFillTint="66"/>
          </w:tcPr>
          <w:p w14:paraId="716E08B1" w14:textId="77777777" w:rsidR="00BE4B31" w:rsidRPr="00742003" w:rsidRDefault="00BE4B31" w:rsidP="00BE4B31">
            <w:r w:rsidRPr="00742003">
              <w:t>0.09</w:t>
            </w:r>
          </w:p>
        </w:tc>
        <w:tc>
          <w:tcPr>
            <w:tcW w:w="1333" w:type="dxa"/>
            <w:shd w:val="clear" w:color="auto" w:fill="C5E0B3" w:themeFill="accent6" w:themeFillTint="66"/>
          </w:tcPr>
          <w:p w14:paraId="25506CEE" w14:textId="77777777" w:rsidR="00BE4B31" w:rsidRDefault="00BE4B31" w:rsidP="00BE4B31">
            <w:r>
              <w:t>0.3</w:t>
            </w:r>
          </w:p>
        </w:tc>
        <w:tc>
          <w:tcPr>
            <w:tcW w:w="1231" w:type="dxa"/>
            <w:shd w:val="clear" w:color="auto" w:fill="B4C6E7" w:themeFill="accent1" w:themeFillTint="66"/>
          </w:tcPr>
          <w:p w14:paraId="196FBF67" w14:textId="77777777" w:rsidR="00BE4B31" w:rsidRDefault="00BE4B31" w:rsidP="00BE4B31">
            <w:r>
              <w:t>0.75</w:t>
            </w:r>
          </w:p>
        </w:tc>
      </w:tr>
      <w:tr w:rsidR="00BE4B31" w14:paraId="69DA52E2" w14:textId="77777777" w:rsidTr="00BE4B31">
        <w:trPr>
          <w:trHeight w:val="266"/>
        </w:trPr>
        <w:tc>
          <w:tcPr>
            <w:tcW w:w="1326" w:type="dxa"/>
            <w:vAlign w:val="bottom"/>
          </w:tcPr>
          <w:p w14:paraId="1EB16BA5" w14:textId="77777777" w:rsidR="00BE4B31" w:rsidRDefault="00BE4B31" w:rsidP="00BE4B31">
            <w:r>
              <w:rPr>
                <w:rFonts w:ascii="Calibri" w:hAnsi="Calibri" w:cs="Calibri"/>
                <w:color w:val="000000"/>
              </w:rPr>
              <w:t>S-17</w:t>
            </w:r>
          </w:p>
        </w:tc>
        <w:tc>
          <w:tcPr>
            <w:tcW w:w="1333" w:type="dxa"/>
            <w:shd w:val="clear" w:color="auto" w:fill="D9D9D9" w:themeFill="background1" w:themeFillShade="D9"/>
          </w:tcPr>
          <w:p w14:paraId="177B62C0" w14:textId="77777777" w:rsidR="00BE4B31" w:rsidRDefault="00BE4B31" w:rsidP="00BE4B31">
            <w:r>
              <w:t>0</w:t>
            </w:r>
          </w:p>
        </w:tc>
        <w:tc>
          <w:tcPr>
            <w:tcW w:w="1333" w:type="dxa"/>
            <w:shd w:val="clear" w:color="auto" w:fill="FFE599" w:themeFill="accent4" w:themeFillTint="66"/>
          </w:tcPr>
          <w:p w14:paraId="73881000" w14:textId="77777777" w:rsidR="00BE4B31" w:rsidRPr="00742003" w:rsidRDefault="00BE4B31" w:rsidP="00BE4B31">
            <w:r w:rsidRPr="00742003">
              <w:t>0</w:t>
            </w:r>
          </w:p>
        </w:tc>
        <w:tc>
          <w:tcPr>
            <w:tcW w:w="1333" w:type="dxa"/>
            <w:shd w:val="clear" w:color="auto" w:fill="C5E0B3" w:themeFill="accent6" w:themeFillTint="66"/>
          </w:tcPr>
          <w:p w14:paraId="45DACF4E" w14:textId="77777777" w:rsidR="00BE4B31" w:rsidRDefault="00BE4B31" w:rsidP="00BE4B31">
            <w:r>
              <w:t>0.99</w:t>
            </w:r>
          </w:p>
        </w:tc>
        <w:tc>
          <w:tcPr>
            <w:tcW w:w="1231" w:type="dxa"/>
            <w:shd w:val="clear" w:color="auto" w:fill="B4C6E7" w:themeFill="accent1" w:themeFillTint="66"/>
          </w:tcPr>
          <w:p w14:paraId="764FAE30" w14:textId="77777777" w:rsidR="00BE4B31" w:rsidRDefault="00BE4B31" w:rsidP="00BE4B31">
            <w:r>
              <w:t>0.84</w:t>
            </w:r>
          </w:p>
        </w:tc>
      </w:tr>
      <w:tr w:rsidR="00BE4B31" w14:paraId="68876282" w14:textId="77777777" w:rsidTr="00BE4B31">
        <w:trPr>
          <w:trHeight w:val="266"/>
        </w:trPr>
        <w:tc>
          <w:tcPr>
            <w:tcW w:w="1326" w:type="dxa"/>
            <w:vAlign w:val="bottom"/>
          </w:tcPr>
          <w:p w14:paraId="77AA9438" w14:textId="77777777" w:rsidR="00BE4B31" w:rsidRDefault="00BE4B31" w:rsidP="00BE4B31">
            <w:r>
              <w:rPr>
                <w:rFonts w:ascii="Calibri" w:hAnsi="Calibri" w:cs="Calibri"/>
                <w:color w:val="000000"/>
              </w:rPr>
              <w:t>S-18</w:t>
            </w:r>
          </w:p>
        </w:tc>
        <w:tc>
          <w:tcPr>
            <w:tcW w:w="1333" w:type="dxa"/>
            <w:shd w:val="clear" w:color="auto" w:fill="D9D9D9" w:themeFill="background1" w:themeFillShade="D9"/>
          </w:tcPr>
          <w:p w14:paraId="66052CAA" w14:textId="77777777" w:rsidR="00BE4B31" w:rsidRDefault="00BE4B31" w:rsidP="00BE4B31">
            <w:r>
              <w:t>0</w:t>
            </w:r>
          </w:p>
        </w:tc>
        <w:tc>
          <w:tcPr>
            <w:tcW w:w="1333" w:type="dxa"/>
            <w:shd w:val="clear" w:color="auto" w:fill="FFE599" w:themeFill="accent4" w:themeFillTint="66"/>
          </w:tcPr>
          <w:p w14:paraId="6F8F6D91" w14:textId="77777777" w:rsidR="00BE4B31" w:rsidRPr="00742003" w:rsidRDefault="00BE4B31" w:rsidP="00BE4B31">
            <w:r w:rsidRPr="00742003">
              <w:t>0</w:t>
            </w:r>
          </w:p>
        </w:tc>
        <w:tc>
          <w:tcPr>
            <w:tcW w:w="1333" w:type="dxa"/>
            <w:shd w:val="clear" w:color="auto" w:fill="C5E0B3" w:themeFill="accent6" w:themeFillTint="66"/>
          </w:tcPr>
          <w:p w14:paraId="6C6B3E85" w14:textId="77777777" w:rsidR="00BE4B31" w:rsidRDefault="00BE4B31" w:rsidP="00BE4B31">
            <w:r>
              <w:t>0</w:t>
            </w:r>
          </w:p>
        </w:tc>
        <w:tc>
          <w:tcPr>
            <w:tcW w:w="1231" w:type="dxa"/>
            <w:shd w:val="clear" w:color="auto" w:fill="B4C6E7" w:themeFill="accent1" w:themeFillTint="66"/>
          </w:tcPr>
          <w:p w14:paraId="694A756A" w14:textId="77777777" w:rsidR="00BE4B31" w:rsidRDefault="00BE4B31" w:rsidP="00BE4B31">
            <w:r>
              <w:t>0</w:t>
            </w:r>
          </w:p>
        </w:tc>
      </w:tr>
      <w:tr w:rsidR="00BE4B31" w14:paraId="0651A28D" w14:textId="77777777" w:rsidTr="00BE4B31">
        <w:trPr>
          <w:trHeight w:val="289"/>
        </w:trPr>
        <w:tc>
          <w:tcPr>
            <w:tcW w:w="1326" w:type="dxa"/>
            <w:vAlign w:val="bottom"/>
          </w:tcPr>
          <w:p w14:paraId="2CDB10DC" w14:textId="77777777" w:rsidR="00BE4B31" w:rsidRDefault="00BE4B31" w:rsidP="00BE4B31">
            <w:r>
              <w:rPr>
                <w:rFonts w:ascii="Calibri" w:hAnsi="Calibri" w:cs="Calibri"/>
                <w:color w:val="000000"/>
              </w:rPr>
              <w:t>S-19</w:t>
            </w:r>
          </w:p>
        </w:tc>
        <w:tc>
          <w:tcPr>
            <w:tcW w:w="1333" w:type="dxa"/>
            <w:shd w:val="clear" w:color="auto" w:fill="D9D9D9" w:themeFill="background1" w:themeFillShade="D9"/>
          </w:tcPr>
          <w:p w14:paraId="6B229685" w14:textId="77777777" w:rsidR="00BE4B31" w:rsidRDefault="00BE4B31" w:rsidP="00BE4B31">
            <w:r>
              <w:t>0.21</w:t>
            </w:r>
          </w:p>
        </w:tc>
        <w:tc>
          <w:tcPr>
            <w:tcW w:w="1333" w:type="dxa"/>
            <w:shd w:val="clear" w:color="auto" w:fill="FFE599" w:themeFill="accent4" w:themeFillTint="66"/>
          </w:tcPr>
          <w:p w14:paraId="28F55AEA" w14:textId="77777777" w:rsidR="00BE4B31" w:rsidRPr="00742003" w:rsidRDefault="00BE4B31" w:rsidP="00BE4B31">
            <w:r w:rsidRPr="00742003">
              <w:t>0</w:t>
            </w:r>
          </w:p>
        </w:tc>
        <w:tc>
          <w:tcPr>
            <w:tcW w:w="1333" w:type="dxa"/>
            <w:shd w:val="clear" w:color="auto" w:fill="C5E0B3" w:themeFill="accent6" w:themeFillTint="66"/>
          </w:tcPr>
          <w:p w14:paraId="67AD7A61" w14:textId="77777777" w:rsidR="00BE4B31" w:rsidRDefault="00BE4B31" w:rsidP="00BE4B31">
            <w:r>
              <w:t>0.09</w:t>
            </w:r>
          </w:p>
        </w:tc>
        <w:tc>
          <w:tcPr>
            <w:tcW w:w="1231" w:type="dxa"/>
            <w:shd w:val="clear" w:color="auto" w:fill="B4C6E7" w:themeFill="accent1" w:themeFillTint="66"/>
          </w:tcPr>
          <w:p w14:paraId="053CBDFF" w14:textId="77777777" w:rsidR="00BE4B31" w:rsidRDefault="00BE4B31" w:rsidP="00BE4B31">
            <w:r>
              <w:t>0</w:t>
            </w:r>
          </w:p>
        </w:tc>
      </w:tr>
    </w:tbl>
    <w:p w14:paraId="7138C6A2" w14:textId="77777777" w:rsidR="00FD4A9F" w:rsidRDefault="00FD4A9F"/>
    <w:p w14:paraId="075E6902" w14:textId="77777777" w:rsidR="00FD4A9F" w:rsidRDefault="00FD4A9F"/>
    <w:p w14:paraId="164E344E" w14:textId="6D8FE8F3" w:rsidR="00FD4A9F" w:rsidRDefault="00FD4A9F" w:rsidP="00FD4A9F"/>
    <w:p w14:paraId="01329032" w14:textId="22081F16" w:rsidR="005C60C9" w:rsidRDefault="005C60C9" w:rsidP="00FD4A9F"/>
    <w:p w14:paraId="2C9D623D" w14:textId="2CCE906F" w:rsidR="005C60C9" w:rsidRDefault="005C60C9" w:rsidP="00FD4A9F"/>
    <w:p w14:paraId="0B87B6BD" w14:textId="707A1DEA" w:rsidR="005C60C9" w:rsidRDefault="005C60C9" w:rsidP="00FD4A9F"/>
    <w:p w14:paraId="17DA8F20" w14:textId="36B16E81" w:rsidR="005C60C9" w:rsidRDefault="005C60C9" w:rsidP="00FD4A9F"/>
    <w:p w14:paraId="4FE92753" w14:textId="3E967A89" w:rsidR="005C60C9" w:rsidRDefault="005C60C9" w:rsidP="00FD4A9F"/>
    <w:p w14:paraId="2DE7BC60" w14:textId="2E328A37" w:rsidR="005C60C9" w:rsidRDefault="005C60C9" w:rsidP="00FD4A9F"/>
    <w:p w14:paraId="63ED2390" w14:textId="1609B8B3" w:rsidR="005C60C9" w:rsidRDefault="005C60C9" w:rsidP="00FD4A9F"/>
    <w:p w14:paraId="0DFF5B6F" w14:textId="186371D7" w:rsidR="004C3E50" w:rsidRDefault="004C3E50" w:rsidP="00FD4A9F"/>
    <w:p w14:paraId="3A1307A4" w14:textId="071903CF" w:rsidR="004C3E50" w:rsidRDefault="004C3E50" w:rsidP="00FD4A9F"/>
    <w:p w14:paraId="65B3DEE2" w14:textId="77777777" w:rsidR="004C3E50" w:rsidRDefault="004C3E50" w:rsidP="00FD4A9F"/>
    <w:p w14:paraId="3CC4233B" w14:textId="4B88607B" w:rsidR="005C60C9" w:rsidRDefault="005C60C9" w:rsidP="00FD4A9F"/>
    <w:p w14:paraId="6B304CE8" w14:textId="37035612" w:rsidR="004C3E50" w:rsidRDefault="00513191" w:rsidP="00FD4A9F">
      <w:ins w:id="1" w:author="Kaitlyn B. Glenn" w:date="2021-09-25T22:05:00Z">
        <w:r>
          <w:rPr>
            <w:noProof/>
          </w:rPr>
          <w:drawing>
            <wp:inline distT="0" distB="0" distL="0" distR="0" wp14:anchorId="29E3BABF" wp14:editId="3545F643">
              <wp:extent cx="4013860" cy="821213"/>
              <wp:effectExtent l="0" t="0" r="5715" b="0"/>
              <wp:docPr id="1" name="Picture 1" descr="Chart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" name="Picture 4" descr="Chart&#10;&#10;Description automatically generated"/>
                      <pic:cNvPicPr/>
                    </pic:nvPicPr>
                    <pic:blipFill>
                      <a:blip r:embed="rId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216026" cy="8625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C5A185D" w14:textId="47657B1B" w:rsidR="005C60C9" w:rsidRDefault="005C60C9" w:rsidP="00FD4A9F"/>
    <w:p w14:paraId="1B30940D" w14:textId="31AC7703" w:rsidR="005C60C9" w:rsidRDefault="005C60C9" w:rsidP="00FD4A9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0"/>
        <w:gridCol w:w="2228"/>
        <w:gridCol w:w="2309"/>
        <w:gridCol w:w="2503"/>
      </w:tblGrid>
      <w:tr w:rsidR="004C3E50" w14:paraId="19642120" w14:textId="77777777" w:rsidTr="00851D18">
        <w:tc>
          <w:tcPr>
            <w:tcW w:w="2337" w:type="dxa"/>
          </w:tcPr>
          <w:p w14:paraId="4AAD0AE7" w14:textId="77777777" w:rsidR="00BE4B31" w:rsidRDefault="00BE4B31" w:rsidP="00851D18">
            <w:r>
              <w:t>0 sec</w:t>
            </w:r>
          </w:p>
        </w:tc>
        <w:tc>
          <w:tcPr>
            <w:tcW w:w="2337" w:type="dxa"/>
          </w:tcPr>
          <w:p w14:paraId="6B88288E" w14:textId="77777777" w:rsidR="00BE4B31" w:rsidRDefault="00BE4B31" w:rsidP="00851D18">
            <w:r>
              <w:t>100 sec</w:t>
            </w:r>
          </w:p>
        </w:tc>
        <w:tc>
          <w:tcPr>
            <w:tcW w:w="2338" w:type="dxa"/>
          </w:tcPr>
          <w:p w14:paraId="6188AFA4" w14:textId="77777777" w:rsidR="00BE4B31" w:rsidRDefault="00BE4B31" w:rsidP="00851D18">
            <w:r>
              <w:t>300 sec</w:t>
            </w:r>
          </w:p>
        </w:tc>
        <w:tc>
          <w:tcPr>
            <w:tcW w:w="2338" w:type="dxa"/>
          </w:tcPr>
          <w:p w14:paraId="53C721AF" w14:textId="77777777" w:rsidR="00BE4B31" w:rsidRDefault="00BE4B31" w:rsidP="00851D18">
            <w:r>
              <w:t>500 sec</w:t>
            </w:r>
          </w:p>
        </w:tc>
      </w:tr>
      <w:tr w:rsidR="004C3E50" w14:paraId="7E2D4745" w14:textId="77777777" w:rsidTr="00851D18">
        <w:tc>
          <w:tcPr>
            <w:tcW w:w="2337" w:type="dxa"/>
          </w:tcPr>
          <w:p w14:paraId="31578757" w14:textId="0B3E6FE6" w:rsidR="00BE4B31" w:rsidRDefault="004C3E50" w:rsidP="00851D18">
            <w:r w:rsidRPr="004C3E50">
              <w:drawing>
                <wp:inline distT="0" distB="0" distL="0" distR="0" wp14:anchorId="75577DCD" wp14:editId="69C40015">
                  <wp:extent cx="1460665" cy="1460665"/>
                  <wp:effectExtent l="0" t="0" r="6350" b="635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7784" cy="1467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7" w:type="dxa"/>
          </w:tcPr>
          <w:p w14:paraId="05EFEFB9" w14:textId="630EC049" w:rsidR="00BE4B31" w:rsidRDefault="00BE4B31" w:rsidP="00851D18">
            <w:r w:rsidRPr="00BE4B31">
              <w:drawing>
                <wp:inline distT="0" distB="0" distL="0" distR="0" wp14:anchorId="47F39E11" wp14:editId="23C42DF1">
                  <wp:extent cx="1401288" cy="1363561"/>
                  <wp:effectExtent l="0" t="0" r="8890" b="825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1182" cy="1373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8" w:type="dxa"/>
          </w:tcPr>
          <w:p w14:paraId="60CC3AE3" w14:textId="482C6DBD" w:rsidR="00BE4B31" w:rsidRDefault="004C3E50" w:rsidP="00851D18">
            <w:r w:rsidRPr="004C3E50">
              <w:drawing>
                <wp:inline distT="0" distB="0" distL="0" distR="0" wp14:anchorId="6B7AD42F" wp14:editId="4B3B4AC7">
                  <wp:extent cx="1460665" cy="1405578"/>
                  <wp:effectExtent l="0" t="0" r="6350" b="444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8151" cy="1412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8" w:type="dxa"/>
          </w:tcPr>
          <w:p w14:paraId="15FBF687" w14:textId="508E0EC2" w:rsidR="00BE4B31" w:rsidRDefault="00BE4B31" w:rsidP="00851D18">
            <w:r w:rsidRPr="00BE4B31">
              <w:drawing>
                <wp:inline distT="0" distB="0" distL="0" distR="0" wp14:anchorId="74D91605" wp14:editId="5625E1BB">
                  <wp:extent cx="1603168" cy="1381876"/>
                  <wp:effectExtent l="0" t="0" r="0" b="889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6331" cy="1393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5E8216" w14:textId="58053FDB" w:rsidR="005C60C9" w:rsidRDefault="005C60C9" w:rsidP="00FD4A9F"/>
    <w:p w14:paraId="5C6F9464" w14:textId="3F9CA661" w:rsidR="00BE4B31" w:rsidRDefault="00BE4B31" w:rsidP="00FD4A9F"/>
    <w:p w14:paraId="77A7C036" w14:textId="75429A0A" w:rsidR="00BE4B31" w:rsidRDefault="00BE4B31" w:rsidP="00FD4A9F"/>
    <w:p w14:paraId="75F06B38" w14:textId="01AA8C17" w:rsidR="005C60C9" w:rsidRDefault="00BE4B31" w:rsidP="00FD4A9F">
      <w:r>
        <w:lastRenderedPageBreak/>
        <w:t>Negative Pressure</w:t>
      </w:r>
    </w:p>
    <w:p w14:paraId="09D32272" w14:textId="03DD15EE" w:rsidR="005C60C9" w:rsidRDefault="005C60C9" w:rsidP="00FD4A9F"/>
    <w:p w14:paraId="539F0CDF" w14:textId="17BDB6CF" w:rsidR="005C60C9" w:rsidRDefault="005C60C9" w:rsidP="00FD4A9F"/>
    <w:p w14:paraId="641AD6F9" w14:textId="74B5FC00" w:rsidR="005C60C9" w:rsidRDefault="005C60C9" w:rsidP="00FD4A9F"/>
    <w:p w14:paraId="25436A49" w14:textId="265134AF" w:rsidR="005C60C9" w:rsidRDefault="005C60C9" w:rsidP="00FD4A9F"/>
    <w:p w14:paraId="145EDFF7" w14:textId="16C2B7A9" w:rsidR="005C60C9" w:rsidRDefault="005C60C9" w:rsidP="00FD4A9F"/>
    <w:p w14:paraId="470C9953" w14:textId="4962D134" w:rsidR="005C60C9" w:rsidRDefault="005C60C9" w:rsidP="00FD4A9F"/>
    <w:p w14:paraId="6F009FBD" w14:textId="05FD0C6D" w:rsidR="005C60C9" w:rsidRDefault="005C60C9" w:rsidP="00FD4A9F"/>
    <w:p w14:paraId="57D26153" w14:textId="3CECA20A" w:rsidR="005C60C9" w:rsidRDefault="005C60C9" w:rsidP="00FD4A9F"/>
    <w:p w14:paraId="5D114142" w14:textId="7A0162D4" w:rsidR="005C60C9" w:rsidRDefault="005C60C9" w:rsidP="00FD4A9F"/>
    <w:p w14:paraId="223967C3" w14:textId="0BE6D3E0" w:rsidR="005C60C9" w:rsidRDefault="005C60C9" w:rsidP="00FD4A9F"/>
    <w:tbl>
      <w:tblPr>
        <w:tblStyle w:val="TableGrid"/>
        <w:tblpPr w:leftFromText="180" w:rightFromText="180" w:horzAnchor="margin" w:tblpY="666"/>
        <w:tblW w:w="6615" w:type="dxa"/>
        <w:tblLook w:val="04A0" w:firstRow="1" w:lastRow="0" w:firstColumn="1" w:lastColumn="0" w:noHBand="0" w:noVBand="1"/>
      </w:tblPr>
      <w:tblGrid>
        <w:gridCol w:w="1338"/>
        <w:gridCol w:w="1345"/>
        <w:gridCol w:w="1345"/>
        <w:gridCol w:w="1345"/>
        <w:gridCol w:w="1242"/>
      </w:tblGrid>
      <w:tr w:rsidR="005C60C9" w14:paraId="53C340D5" w14:textId="77777777" w:rsidTr="00BE4B31">
        <w:trPr>
          <w:trHeight w:val="266"/>
        </w:trPr>
        <w:tc>
          <w:tcPr>
            <w:tcW w:w="1338" w:type="dxa"/>
            <w:vAlign w:val="bottom"/>
          </w:tcPr>
          <w:p w14:paraId="1BE7D834" w14:textId="5262BD2C" w:rsidR="005C60C9" w:rsidRPr="00742003" w:rsidRDefault="005C60C9" w:rsidP="005C60C9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742003">
              <w:rPr>
                <w:rFonts w:ascii="Calibri" w:hAnsi="Calibri" w:cs="Calibri"/>
                <w:b/>
                <w:bCs/>
                <w:color w:val="000000"/>
              </w:rPr>
              <w:t>Sensor</w:t>
            </w:r>
          </w:p>
        </w:tc>
        <w:tc>
          <w:tcPr>
            <w:tcW w:w="1345" w:type="dxa"/>
            <w:shd w:val="clear" w:color="auto" w:fill="D9D9D9" w:themeFill="background1" w:themeFillShade="D9"/>
          </w:tcPr>
          <w:p w14:paraId="285E0F65" w14:textId="310031E7" w:rsidR="005C60C9" w:rsidRPr="00742003" w:rsidRDefault="005C60C9" w:rsidP="005C60C9">
            <w:pPr>
              <w:rPr>
                <w:b/>
                <w:bCs/>
              </w:rPr>
            </w:pPr>
            <w:r w:rsidRPr="00742003">
              <w:rPr>
                <w:b/>
                <w:bCs/>
              </w:rPr>
              <w:t>0 sec</w:t>
            </w:r>
          </w:p>
        </w:tc>
        <w:tc>
          <w:tcPr>
            <w:tcW w:w="1345" w:type="dxa"/>
            <w:shd w:val="clear" w:color="auto" w:fill="FFE599" w:themeFill="accent4" w:themeFillTint="66"/>
          </w:tcPr>
          <w:p w14:paraId="3B815AA0" w14:textId="6F873A7D" w:rsidR="005C60C9" w:rsidRPr="00742003" w:rsidRDefault="005C60C9" w:rsidP="005C60C9">
            <w:pPr>
              <w:rPr>
                <w:b/>
                <w:bCs/>
              </w:rPr>
            </w:pPr>
            <w:r w:rsidRPr="00742003">
              <w:rPr>
                <w:b/>
                <w:bCs/>
              </w:rPr>
              <w:t>100 sec</w:t>
            </w:r>
          </w:p>
        </w:tc>
        <w:tc>
          <w:tcPr>
            <w:tcW w:w="1345" w:type="dxa"/>
            <w:shd w:val="clear" w:color="auto" w:fill="C5E0B3" w:themeFill="accent6" w:themeFillTint="66"/>
          </w:tcPr>
          <w:p w14:paraId="6C7E8A28" w14:textId="31DBC9DE" w:rsidR="005C60C9" w:rsidRPr="00742003" w:rsidRDefault="005C60C9" w:rsidP="005C60C9">
            <w:pPr>
              <w:rPr>
                <w:b/>
                <w:bCs/>
              </w:rPr>
            </w:pPr>
            <w:r w:rsidRPr="00742003">
              <w:rPr>
                <w:b/>
                <w:bCs/>
              </w:rPr>
              <w:t>300 sec</w:t>
            </w:r>
          </w:p>
        </w:tc>
        <w:tc>
          <w:tcPr>
            <w:tcW w:w="1242" w:type="dxa"/>
            <w:shd w:val="clear" w:color="auto" w:fill="B4C6E7" w:themeFill="accent1" w:themeFillTint="66"/>
          </w:tcPr>
          <w:p w14:paraId="4D871F29" w14:textId="57DC183F" w:rsidR="005C60C9" w:rsidRPr="00742003" w:rsidRDefault="005C60C9" w:rsidP="005C60C9">
            <w:pPr>
              <w:rPr>
                <w:b/>
                <w:bCs/>
              </w:rPr>
            </w:pPr>
            <w:r w:rsidRPr="00742003">
              <w:rPr>
                <w:b/>
                <w:bCs/>
              </w:rPr>
              <w:t>500 sec</w:t>
            </w:r>
          </w:p>
        </w:tc>
      </w:tr>
      <w:tr w:rsidR="005C60C9" w14:paraId="59E2794A" w14:textId="77777777" w:rsidTr="00BE4B31">
        <w:trPr>
          <w:trHeight w:val="266"/>
        </w:trPr>
        <w:tc>
          <w:tcPr>
            <w:tcW w:w="1338" w:type="dxa"/>
            <w:vAlign w:val="bottom"/>
          </w:tcPr>
          <w:p w14:paraId="16CEF1E4" w14:textId="77777777" w:rsidR="005C60C9" w:rsidRDefault="005C60C9" w:rsidP="00851D18">
            <w:r>
              <w:rPr>
                <w:rFonts w:ascii="Calibri" w:hAnsi="Calibri" w:cs="Calibri"/>
                <w:color w:val="000000"/>
              </w:rPr>
              <w:t>S-01</w:t>
            </w:r>
          </w:p>
        </w:tc>
        <w:tc>
          <w:tcPr>
            <w:tcW w:w="1345" w:type="dxa"/>
            <w:shd w:val="clear" w:color="auto" w:fill="D9D9D9" w:themeFill="background1" w:themeFillShade="D9"/>
          </w:tcPr>
          <w:p w14:paraId="1C227413" w14:textId="5D365B4E" w:rsidR="005C60C9" w:rsidRDefault="002D7B20" w:rsidP="00851D18">
            <w:r>
              <w:t>0.3</w:t>
            </w:r>
          </w:p>
        </w:tc>
        <w:tc>
          <w:tcPr>
            <w:tcW w:w="1345" w:type="dxa"/>
            <w:shd w:val="clear" w:color="auto" w:fill="FFE599" w:themeFill="accent4" w:themeFillTint="66"/>
          </w:tcPr>
          <w:p w14:paraId="70CBB1E0" w14:textId="187473D4" w:rsidR="005C60C9" w:rsidRDefault="002D7B20" w:rsidP="00851D18">
            <w:r>
              <w:t>12.54</w:t>
            </w:r>
          </w:p>
        </w:tc>
        <w:tc>
          <w:tcPr>
            <w:tcW w:w="1345" w:type="dxa"/>
            <w:shd w:val="clear" w:color="auto" w:fill="C5E0B3" w:themeFill="accent6" w:themeFillTint="66"/>
          </w:tcPr>
          <w:p w14:paraId="5173C853" w14:textId="67592000" w:rsidR="005C60C9" w:rsidRDefault="002D7B20" w:rsidP="00851D18">
            <w:r>
              <w:t>2.46</w:t>
            </w:r>
          </w:p>
        </w:tc>
        <w:tc>
          <w:tcPr>
            <w:tcW w:w="1242" w:type="dxa"/>
            <w:shd w:val="clear" w:color="auto" w:fill="B4C6E7" w:themeFill="accent1" w:themeFillTint="66"/>
          </w:tcPr>
          <w:p w14:paraId="61D8EBFF" w14:textId="78F0C196" w:rsidR="005C60C9" w:rsidRDefault="002D7B20" w:rsidP="00851D18">
            <w:r>
              <w:t>0.27</w:t>
            </w:r>
          </w:p>
        </w:tc>
      </w:tr>
      <w:tr w:rsidR="005C60C9" w14:paraId="0B835F66" w14:textId="77777777" w:rsidTr="00BE4B31">
        <w:trPr>
          <w:trHeight w:val="266"/>
        </w:trPr>
        <w:tc>
          <w:tcPr>
            <w:tcW w:w="1338" w:type="dxa"/>
            <w:vAlign w:val="bottom"/>
          </w:tcPr>
          <w:p w14:paraId="6053FC0C" w14:textId="77777777" w:rsidR="005C60C9" w:rsidRDefault="005C60C9" w:rsidP="00851D18">
            <w:r>
              <w:rPr>
                <w:rFonts w:ascii="Calibri" w:hAnsi="Calibri" w:cs="Calibri"/>
                <w:color w:val="000000"/>
              </w:rPr>
              <w:t>S-02</w:t>
            </w:r>
          </w:p>
        </w:tc>
        <w:tc>
          <w:tcPr>
            <w:tcW w:w="1345" w:type="dxa"/>
            <w:shd w:val="clear" w:color="auto" w:fill="D9D9D9" w:themeFill="background1" w:themeFillShade="D9"/>
          </w:tcPr>
          <w:p w14:paraId="10F95558" w14:textId="4B972D1D" w:rsidR="005C60C9" w:rsidRDefault="002D7B20" w:rsidP="00851D18">
            <w:r>
              <w:t>0.3</w:t>
            </w:r>
          </w:p>
        </w:tc>
        <w:tc>
          <w:tcPr>
            <w:tcW w:w="1345" w:type="dxa"/>
            <w:shd w:val="clear" w:color="auto" w:fill="FFE599" w:themeFill="accent4" w:themeFillTint="66"/>
          </w:tcPr>
          <w:p w14:paraId="484BC38C" w14:textId="3F2E7D16" w:rsidR="005C60C9" w:rsidRDefault="002D7B20" w:rsidP="00851D18">
            <w:r>
              <w:t>0.3</w:t>
            </w:r>
          </w:p>
        </w:tc>
        <w:tc>
          <w:tcPr>
            <w:tcW w:w="1345" w:type="dxa"/>
            <w:shd w:val="clear" w:color="auto" w:fill="C5E0B3" w:themeFill="accent6" w:themeFillTint="66"/>
          </w:tcPr>
          <w:p w14:paraId="1D999CA4" w14:textId="66C65DCB" w:rsidR="005C60C9" w:rsidRDefault="002D7B20" w:rsidP="00851D18">
            <w:r>
              <w:t>2.64</w:t>
            </w:r>
          </w:p>
        </w:tc>
        <w:tc>
          <w:tcPr>
            <w:tcW w:w="1242" w:type="dxa"/>
            <w:shd w:val="clear" w:color="auto" w:fill="B4C6E7" w:themeFill="accent1" w:themeFillTint="66"/>
          </w:tcPr>
          <w:p w14:paraId="291AFDB2" w14:textId="0CDA74C7" w:rsidR="005C60C9" w:rsidRDefault="002D7B20" w:rsidP="00851D18">
            <w:r>
              <w:t>0.09</w:t>
            </w:r>
          </w:p>
        </w:tc>
      </w:tr>
      <w:tr w:rsidR="005C60C9" w14:paraId="754EB2CD" w14:textId="77777777" w:rsidTr="00BE4B31">
        <w:trPr>
          <w:trHeight w:val="266"/>
        </w:trPr>
        <w:tc>
          <w:tcPr>
            <w:tcW w:w="1338" w:type="dxa"/>
            <w:vAlign w:val="bottom"/>
          </w:tcPr>
          <w:p w14:paraId="49EF7557" w14:textId="77777777" w:rsidR="005C60C9" w:rsidRDefault="005C60C9" w:rsidP="00851D18">
            <w:r>
              <w:rPr>
                <w:rFonts w:ascii="Calibri" w:hAnsi="Calibri" w:cs="Calibri"/>
                <w:color w:val="000000"/>
              </w:rPr>
              <w:t>S-03</w:t>
            </w:r>
          </w:p>
        </w:tc>
        <w:tc>
          <w:tcPr>
            <w:tcW w:w="1345" w:type="dxa"/>
            <w:shd w:val="clear" w:color="auto" w:fill="D9D9D9" w:themeFill="background1" w:themeFillShade="D9"/>
          </w:tcPr>
          <w:p w14:paraId="027567AC" w14:textId="2138262E" w:rsidR="005C60C9" w:rsidRDefault="002D7B20" w:rsidP="00851D18">
            <w:r>
              <w:t>0.69</w:t>
            </w:r>
          </w:p>
        </w:tc>
        <w:tc>
          <w:tcPr>
            <w:tcW w:w="1345" w:type="dxa"/>
            <w:shd w:val="clear" w:color="auto" w:fill="FFE599" w:themeFill="accent4" w:themeFillTint="66"/>
          </w:tcPr>
          <w:p w14:paraId="6D16D586" w14:textId="405600AC" w:rsidR="005C60C9" w:rsidRDefault="002D7B20" w:rsidP="00851D18">
            <w:r>
              <w:t>5.88</w:t>
            </w:r>
          </w:p>
        </w:tc>
        <w:tc>
          <w:tcPr>
            <w:tcW w:w="1345" w:type="dxa"/>
            <w:shd w:val="clear" w:color="auto" w:fill="C5E0B3" w:themeFill="accent6" w:themeFillTint="66"/>
          </w:tcPr>
          <w:p w14:paraId="200A5DAF" w14:textId="43CFB16F" w:rsidR="005C60C9" w:rsidRDefault="002D7B20" w:rsidP="00851D18">
            <w:r>
              <w:t>2.19</w:t>
            </w:r>
          </w:p>
        </w:tc>
        <w:tc>
          <w:tcPr>
            <w:tcW w:w="1242" w:type="dxa"/>
            <w:shd w:val="clear" w:color="auto" w:fill="B4C6E7" w:themeFill="accent1" w:themeFillTint="66"/>
          </w:tcPr>
          <w:p w14:paraId="48B8D1A0" w14:textId="442E5197" w:rsidR="005C60C9" w:rsidRDefault="002D7B20" w:rsidP="00851D18">
            <w:r>
              <w:t>0.54</w:t>
            </w:r>
          </w:p>
        </w:tc>
      </w:tr>
      <w:tr w:rsidR="005C60C9" w14:paraId="59EE8A8B" w14:textId="77777777" w:rsidTr="00BE4B31">
        <w:trPr>
          <w:trHeight w:val="266"/>
        </w:trPr>
        <w:tc>
          <w:tcPr>
            <w:tcW w:w="1338" w:type="dxa"/>
            <w:vAlign w:val="bottom"/>
          </w:tcPr>
          <w:p w14:paraId="672E4DD8" w14:textId="77777777" w:rsidR="005C60C9" w:rsidRDefault="005C60C9" w:rsidP="00851D18">
            <w:r>
              <w:rPr>
                <w:rFonts w:ascii="Calibri" w:hAnsi="Calibri" w:cs="Calibri"/>
                <w:color w:val="000000"/>
              </w:rPr>
              <w:t>S-04</w:t>
            </w:r>
          </w:p>
        </w:tc>
        <w:tc>
          <w:tcPr>
            <w:tcW w:w="1345" w:type="dxa"/>
            <w:shd w:val="clear" w:color="auto" w:fill="D9D9D9" w:themeFill="background1" w:themeFillShade="D9"/>
          </w:tcPr>
          <w:p w14:paraId="766D3C8B" w14:textId="021D7EA8" w:rsidR="005C60C9" w:rsidRDefault="002D7B20" w:rsidP="00851D18">
            <w:r>
              <w:t>0</w:t>
            </w:r>
          </w:p>
        </w:tc>
        <w:tc>
          <w:tcPr>
            <w:tcW w:w="1345" w:type="dxa"/>
            <w:shd w:val="clear" w:color="auto" w:fill="FFE599" w:themeFill="accent4" w:themeFillTint="66"/>
          </w:tcPr>
          <w:p w14:paraId="57B8A1F9" w14:textId="009C8782" w:rsidR="005C60C9" w:rsidRDefault="002D7B20" w:rsidP="00851D18">
            <w:r>
              <w:t>26.67</w:t>
            </w:r>
          </w:p>
        </w:tc>
        <w:tc>
          <w:tcPr>
            <w:tcW w:w="1345" w:type="dxa"/>
            <w:shd w:val="clear" w:color="auto" w:fill="C5E0B3" w:themeFill="accent6" w:themeFillTint="66"/>
          </w:tcPr>
          <w:p w14:paraId="612AA280" w14:textId="132E262A" w:rsidR="005C60C9" w:rsidRDefault="002D7B20" w:rsidP="00851D18">
            <w:r>
              <w:t>0.93</w:t>
            </w:r>
          </w:p>
        </w:tc>
        <w:tc>
          <w:tcPr>
            <w:tcW w:w="1242" w:type="dxa"/>
            <w:shd w:val="clear" w:color="auto" w:fill="B4C6E7" w:themeFill="accent1" w:themeFillTint="66"/>
          </w:tcPr>
          <w:p w14:paraId="3BA8E88F" w14:textId="3FFCEE37" w:rsidR="005C60C9" w:rsidRDefault="002D7B20" w:rsidP="00851D18">
            <w:r>
              <w:t>0</w:t>
            </w:r>
          </w:p>
        </w:tc>
      </w:tr>
      <w:tr w:rsidR="005C60C9" w14:paraId="4D38A829" w14:textId="77777777" w:rsidTr="00BE4B31">
        <w:trPr>
          <w:trHeight w:val="266"/>
        </w:trPr>
        <w:tc>
          <w:tcPr>
            <w:tcW w:w="1338" w:type="dxa"/>
            <w:vAlign w:val="bottom"/>
          </w:tcPr>
          <w:p w14:paraId="2F45D31C" w14:textId="77777777" w:rsidR="005C60C9" w:rsidRDefault="005C60C9" w:rsidP="00851D18">
            <w:r>
              <w:rPr>
                <w:rFonts w:ascii="Calibri" w:hAnsi="Calibri" w:cs="Calibri"/>
                <w:color w:val="000000"/>
              </w:rPr>
              <w:t>S-05</w:t>
            </w:r>
          </w:p>
        </w:tc>
        <w:tc>
          <w:tcPr>
            <w:tcW w:w="1345" w:type="dxa"/>
            <w:shd w:val="clear" w:color="auto" w:fill="D9D9D9" w:themeFill="background1" w:themeFillShade="D9"/>
          </w:tcPr>
          <w:p w14:paraId="24C0A022" w14:textId="6BF8EBE2" w:rsidR="005C60C9" w:rsidRDefault="002D7B20" w:rsidP="00851D18">
            <w:r>
              <w:t>12.24</w:t>
            </w:r>
          </w:p>
        </w:tc>
        <w:tc>
          <w:tcPr>
            <w:tcW w:w="1345" w:type="dxa"/>
            <w:shd w:val="clear" w:color="auto" w:fill="FFE599" w:themeFill="accent4" w:themeFillTint="66"/>
          </w:tcPr>
          <w:p w14:paraId="0CCBEC5B" w14:textId="19C21572" w:rsidR="005C60C9" w:rsidRDefault="002D7B20" w:rsidP="00851D18">
            <w:r>
              <w:t>7.44</w:t>
            </w:r>
          </w:p>
        </w:tc>
        <w:tc>
          <w:tcPr>
            <w:tcW w:w="1345" w:type="dxa"/>
            <w:shd w:val="clear" w:color="auto" w:fill="C5E0B3" w:themeFill="accent6" w:themeFillTint="66"/>
          </w:tcPr>
          <w:p w14:paraId="063714C9" w14:textId="4C89709E" w:rsidR="005C60C9" w:rsidRDefault="002D7B20" w:rsidP="00851D18">
            <w:r>
              <w:t>1.26</w:t>
            </w:r>
          </w:p>
        </w:tc>
        <w:tc>
          <w:tcPr>
            <w:tcW w:w="1242" w:type="dxa"/>
            <w:shd w:val="clear" w:color="auto" w:fill="B4C6E7" w:themeFill="accent1" w:themeFillTint="66"/>
          </w:tcPr>
          <w:p w14:paraId="0A251F91" w14:textId="5EEF461F" w:rsidR="005C60C9" w:rsidRDefault="002D7B20" w:rsidP="00851D18">
            <w:r>
              <w:t>0.18</w:t>
            </w:r>
          </w:p>
        </w:tc>
      </w:tr>
      <w:tr w:rsidR="005C60C9" w14:paraId="31D7D264" w14:textId="77777777" w:rsidTr="00BE4B31">
        <w:trPr>
          <w:trHeight w:val="266"/>
        </w:trPr>
        <w:tc>
          <w:tcPr>
            <w:tcW w:w="1338" w:type="dxa"/>
            <w:vAlign w:val="bottom"/>
          </w:tcPr>
          <w:p w14:paraId="1198065D" w14:textId="77777777" w:rsidR="005C60C9" w:rsidRDefault="005C60C9" w:rsidP="00851D18">
            <w:r>
              <w:rPr>
                <w:rFonts w:ascii="Calibri" w:hAnsi="Calibri" w:cs="Calibri"/>
                <w:color w:val="000000"/>
              </w:rPr>
              <w:t>S-06</w:t>
            </w:r>
          </w:p>
        </w:tc>
        <w:tc>
          <w:tcPr>
            <w:tcW w:w="1345" w:type="dxa"/>
            <w:shd w:val="clear" w:color="auto" w:fill="D9D9D9" w:themeFill="background1" w:themeFillShade="D9"/>
          </w:tcPr>
          <w:p w14:paraId="1038CC9E" w14:textId="3B6212AD" w:rsidR="005C60C9" w:rsidRDefault="002D7B20" w:rsidP="00851D18">
            <w:r>
              <w:t>0.09</w:t>
            </w:r>
          </w:p>
        </w:tc>
        <w:tc>
          <w:tcPr>
            <w:tcW w:w="1345" w:type="dxa"/>
            <w:shd w:val="clear" w:color="auto" w:fill="FFE599" w:themeFill="accent4" w:themeFillTint="66"/>
          </w:tcPr>
          <w:p w14:paraId="6E0E9107" w14:textId="0E3ECC98" w:rsidR="005C60C9" w:rsidRDefault="002D7B20" w:rsidP="00851D18">
            <w:r>
              <w:t>71.82</w:t>
            </w:r>
          </w:p>
        </w:tc>
        <w:tc>
          <w:tcPr>
            <w:tcW w:w="1345" w:type="dxa"/>
            <w:shd w:val="clear" w:color="auto" w:fill="C5E0B3" w:themeFill="accent6" w:themeFillTint="66"/>
          </w:tcPr>
          <w:p w14:paraId="3FDEAC42" w14:textId="523E7CA9" w:rsidR="005C60C9" w:rsidRDefault="002D7B20" w:rsidP="00851D18">
            <w:r>
              <w:t>2.76</w:t>
            </w:r>
          </w:p>
        </w:tc>
        <w:tc>
          <w:tcPr>
            <w:tcW w:w="1242" w:type="dxa"/>
            <w:shd w:val="clear" w:color="auto" w:fill="B4C6E7" w:themeFill="accent1" w:themeFillTint="66"/>
          </w:tcPr>
          <w:p w14:paraId="5C833D69" w14:textId="720AC3DA" w:rsidR="005C60C9" w:rsidRDefault="002D7B20" w:rsidP="00851D18">
            <w:r>
              <w:t>0.39</w:t>
            </w:r>
          </w:p>
        </w:tc>
      </w:tr>
      <w:tr w:rsidR="005C60C9" w14:paraId="64019699" w14:textId="77777777" w:rsidTr="00BE4B31">
        <w:trPr>
          <w:trHeight w:val="266"/>
        </w:trPr>
        <w:tc>
          <w:tcPr>
            <w:tcW w:w="1338" w:type="dxa"/>
            <w:vAlign w:val="bottom"/>
          </w:tcPr>
          <w:p w14:paraId="3FAF19B9" w14:textId="77777777" w:rsidR="005C60C9" w:rsidRDefault="005C60C9" w:rsidP="00851D18">
            <w:r>
              <w:rPr>
                <w:rFonts w:ascii="Calibri" w:hAnsi="Calibri" w:cs="Calibri"/>
                <w:color w:val="000000"/>
              </w:rPr>
              <w:t>S-07</w:t>
            </w:r>
          </w:p>
        </w:tc>
        <w:tc>
          <w:tcPr>
            <w:tcW w:w="1345" w:type="dxa"/>
            <w:shd w:val="clear" w:color="auto" w:fill="D9D9D9" w:themeFill="background1" w:themeFillShade="D9"/>
          </w:tcPr>
          <w:p w14:paraId="3B7AAE6A" w14:textId="3C7351F6" w:rsidR="005C60C9" w:rsidRDefault="002D7B20" w:rsidP="00851D18">
            <w:r>
              <w:t>0</w:t>
            </w:r>
          </w:p>
        </w:tc>
        <w:tc>
          <w:tcPr>
            <w:tcW w:w="1345" w:type="dxa"/>
            <w:shd w:val="clear" w:color="auto" w:fill="FFE599" w:themeFill="accent4" w:themeFillTint="66"/>
          </w:tcPr>
          <w:p w14:paraId="6C81FB09" w14:textId="426DC8A9" w:rsidR="005C60C9" w:rsidRDefault="002D7B20" w:rsidP="00851D18">
            <w:r>
              <w:t>10.14</w:t>
            </w:r>
          </w:p>
        </w:tc>
        <w:tc>
          <w:tcPr>
            <w:tcW w:w="1345" w:type="dxa"/>
            <w:shd w:val="clear" w:color="auto" w:fill="C5E0B3" w:themeFill="accent6" w:themeFillTint="66"/>
          </w:tcPr>
          <w:p w14:paraId="51888300" w14:textId="09DE852E" w:rsidR="005C60C9" w:rsidRDefault="002D7B20" w:rsidP="00851D18">
            <w:r>
              <w:t>0.99</w:t>
            </w:r>
          </w:p>
        </w:tc>
        <w:tc>
          <w:tcPr>
            <w:tcW w:w="1242" w:type="dxa"/>
            <w:shd w:val="clear" w:color="auto" w:fill="B4C6E7" w:themeFill="accent1" w:themeFillTint="66"/>
          </w:tcPr>
          <w:p w14:paraId="7D168537" w14:textId="53AAD1C5" w:rsidR="005C60C9" w:rsidRDefault="002D7B20" w:rsidP="00851D18">
            <w:r>
              <w:t>0.27</w:t>
            </w:r>
          </w:p>
        </w:tc>
      </w:tr>
      <w:tr w:rsidR="005C60C9" w14:paraId="358E08F1" w14:textId="77777777" w:rsidTr="00BE4B31">
        <w:trPr>
          <w:trHeight w:val="266"/>
        </w:trPr>
        <w:tc>
          <w:tcPr>
            <w:tcW w:w="1338" w:type="dxa"/>
            <w:vAlign w:val="bottom"/>
          </w:tcPr>
          <w:p w14:paraId="2BFB6318" w14:textId="77777777" w:rsidR="005C60C9" w:rsidRDefault="005C60C9" w:rsidP="00851D18">
            <w:r>
              <w:rPr>
                <w:rFonts w:ascii="Calibri" w:hAnsi="Calibri" w:cs="Calibri"/>
                <w:color w:val="000000"/>
              </w:rPr>
              <w:t>S-08</w:t>
            </w:r>
          </w:p>
        </w:tc>
        <w:tc>
          <w:tcPr>
            <w:tcW w:w="1345" w:type="dxa"/>
            <w:shd w:val="clear" w:color="auto" w:fill="D9D9D9" w:themeFill="background1" w:themeFillShade="D9"/>
          </w:tcPr>
          <w:p w14:paraId="66155EB1" w14:textId="3E9E4BA9" w:rsidR="005C60C9" w:rsidRDefault="002D7B20" w:rsidP="00851D18">
            <w:r>
              <w:t>1.11</w:t>
            </w:r>
          </w:p>
        </w:tc>
        <w:tc>
          <w:tcPr>
            <w:tcW w:w="1345" w:type="dxa"/>
            <w:shd w:val="clear" w:color="auto" w:fill="FFE599" w:themeFill="accent4" w:themeFillTint="66"/>
          </w:tcPr>
          <w:p w14:paraId="5CDE975F" w14:textId="5837CF8A" w:rsidR="005C60C9" w:rsidRDefault="002D7B20" w:rsidP="00851D18">
            <w:r>
              <w:t>5.91</w:t>
            </w:r>
          </w:p>
        </w:tc>
        <w:tc>
          <w:tcPr>
            <w:tcW w:w="1345" w:type="dxa"/>
            <w:shd w:val="clear" w:color="auto" w:fill="C5E0B3" w:themeFill="accent6" w:themeFillTint="66"/>
          </w:tcPr>
          <w:p w14:paraId="62620701" w14:textId="7B4750C7" w:rsidR="005C60C9" w:rsidRDefault="002D7B20" w:rsidP="00851D18">
            <w:r>
              <w:t>2.91</w:t>
            </w:r>
          </w:p>
        </w:tc>
        <w:tc>
          <w:tcPr>
            <w:tcW w:w="1242" w:type="dxa"/>
            <w:shd w:val="clear" w:color="auto" w:fill="B4C6E7" w:themeFill="accent1" w:themeFillTint="66"/>
          </w:tcPr>
          <w:p w14:paraId="65B395FD" w14:textId="75015EE2" w:rsidR="005C60C9" w:rsidRDefault="002D7B20" w:rsidP="00851D18">
            <w:r>
              <w:t>1.11</w:t>
            </w:r>
          </w:p>
        </w:tc>
      </w:tr>
      <w:tr w:rsidR="005C60C9" w14:paraId="4076A957" w14:textId="77777777" w:rsidTr="00BE4B31">
        <w:trPr>
          <w:trHeight w:val="266"/>
        </w:trPr>
        <w:tc>
          <w:tcPr>
            <w:tcW w:w="1338" w:type="dxa"/>
            <w:vAlign w:val="bottom"/>
          </w:tcPr>
          <w:p w14:paraId="24F9CCF6" w14:textId="77777777" w:rsidR="005C60C9" w:rsidRDefault="005C60C9" w:rsidP="00851D18">
            <w:r>
              <w:rPr>
                <w:rFonts w:ascii="Calibri" w:hAnsi="Calibri" w:cs="Calibri"/>
                <w:color w:val="000000"/>
              </w:rPr>
              <w:t>S-09</w:t>
            </w:r>
          </w:p>
        </w:tc>
        <w:tc>
          <w:tcPr>
            <w:tcW w:w="1345" w:type="dxa"/>
            <w:shd w:val="clear" w:color="auto" w:fill="D9D9D9" w:themeFill="background1" w:themeFillShade="D9"/>
          </w:tcPr>
          <w:p w14:paraId="1E38B0D1" w14:textId="69569789" w:rsidR="005C60C9" w:rsidRDefault="002D7B20" w:rsidP="00851D18">
            <w:r>
              <w:t>0.3</w:t>
            </w:r>
          </w:p>
        </w:tc>
        <w:tc>
          <w:tcPr>
            <w:tcW w:w="1345" w:type="dxa"/>
            <w:shd w:val="clear" w:color="auto" w:fill="FFE599" w:themeFill="accent4" w:themeFillTint="66"/>
          </w:tcPr>
          <w:p w14:paraId="7FE40548" w14:textId="6C6F557C" w:rsidR="005C60C9" w:rsidRDefault="002D7B20" w:rsidP="00851D18">
            <w:r>
              <w:t>4.32</w:t>
            </w:r>
          </w:p>
        </w:tc>
        <w:tc>
          <w:tcPr>
            <w:tcW w:w="1345" w:type="dxa"/>
            <w:shd w:val="clear" w:color="auto" w:fill="C5E0B3" w:themeFill="accent6" w:themeFillTint="66"/>
          </w:tcPr>
          <w:p w14:paraId="69ABA6AC" w14:textId="05ED0C88" w:rsidR="005C60C9" w:rsidRDefault="002D7B20" w:rsidP="00851D18">
            <w:r>
              <w:t>1.51</w:t>
            </w:r>
          </w:p>
        </w:tc>
        <w:tc>
          <w:tcPr>
            <w:tcW w:w="1242" w:type="dxa"/>
            <w:shd w:val="clear" w:color="auto" w:fill="B4C6E7" w:themeFill="accent1" w:themeFillTint="66"/>
          </w:tcPr>
          <w:p w14:paraId="7925F6B6" w14:textId="3DEE90F2" w:rsidR="005C60C9" w:rsidRDefault="002D7B20" w:rsidP="00851D18">
            <w:r>
              <w:t>0.45</w:t>
            </w:r>
          </w:p>
        </w:tc>
      </w:tr>
      <w:tr w:rsidR="005C60C9" w14:paraId="5AC0846A" w14:textId="77777777" w:rsidTr="00BE4B31">
        <w:trPr>
          <w:trHeight w:val="266"/>
        </w:trPr>
        <w:tc>
          <w:tcPr>
            <w:tcW w:w="1338" w:type="dxa"/>
            <w:vAlign w:val="bottom"/>
          </w:tcPr>
          <w:p w14:paraId="234B46F3" w14:textId="77777777" w:rsidR="005C60C9" w:rsidRDefault="005C60C9" w:rsidP="00851D18">
            <w:r>
              <w:rPr>
                <w:rFonts w:ascii="Calibri" w:hAnsi="Calibri" w:cs="Calibri"/>
                <w:color w:val="000000"/>
              </w:rPr>
              <w:t>S-10</w:t>
            </w:r>
          </w:p>
        </w:tc>
        <w:tc>
          <w:tcPr>
            <w:tcW w:w="1345" w:type="dxa"/>
            <w:shd w:val="clear" w:color="auto" w:fill="D9D9D9" w:themeFill="background1" w:themeFillShade="D9"/>
          </w:tcPr>
          <w:p w14:paraId="19ED91AD" w14:textId="4277210D" w:rsidR="005C60C9" w:rsidRDefault="002D7B20" w:rsidP="00851D18">
            <w:r>
              <w:t>1.14</w:t>
            </w:r>
          </w:p>
        </w:tc>
        <w:tc>
          <w:tcPr>
            <w:tcW w:w="1345" w:type="dxa"/>
            <w:shd w:val="clear" w:color="auto" w:fill="FFE599" w:themeFill="accent4" w:themeFillTint="66"/>
          </w:tcPr>
          <w:p w14:paraId="49FA5291" w14:textId="3DD5B245" w:rsidR="005C60C9" w:rsidRDefault="002D7B20" w:rsidP="00851D18">
            <w:r>
              <w:t>3.93</w:t>
            </w:r>
          </w:p>
        </w:tc>
        <w:tc>
          <w:tcPr>
            <w:tcW w:w="1345" w:type="dxa"/>
            <w:shd w:val="clear" w:color="auto" w:fill="C5E0B3" w:themeFill="accent6" w:themeFillTint="66"/>
          </w:tcPr>
          <w:p w14:paraId="233E71C6" w14:textId="4617790C" w:rsidR="005C60C9" w:rsidRDefault="002D7B20" w:rsidP="00851D18">
            <w:r>
              <w:t>0.72</w:t>
            </w:r>
          </w:p>
        </w:tc>
        <w:tc>
          <w:tcPr>
            <w:tcW w:w="1242" w:type="dxa"/>
            <w:shd w:val="clear" w:color="auto" w:fill="B4C6E7" w:themeFill="accent1" w:themeFillTint="66"/>
          </w:tcPr>
          <w:p w14:paraId="2D9F7E64" w14:textId="443D2F9D" w:rsidR="005C60C9" w:rsidRDefault="002D7B20" w:rsidP="00851D18">
            <w:r>
              <w:t>0.54</w:t>
            </w:r>
          </w:p>
        </w:tc>
      </w:tr>
      <w:tr w:rsidR="005C60C9" w14:paraId="052A477C" w14:textId="77777777" w:rsidTr="00BE4B31">
        <w:trPr>
          <w:trHeight w:val="266"/>
        </w:trPr>
        <w:tc>
          <w:tcPr>
            <w:tcW w:w="1338" w:type="dxa"/>
            <w:vAlign w:val="bottom"/>
          </w:tcPr>
          <w:p w14:paraId="26A4B84B" w14:textId="77777777" w:rsidR="005C60C9" w:rsidRDefault="005C60C9" w:rsidP="00851D18">
            <w:r>
              <w:rPr>
                <w:rFonts w:ascii="Calibri" w:hAnsi="Calibri" w:cs="Calibri"/>
                <w:color w:val="000000"/>
              </w:rPr>
              <w:t>S-11</w:t>
            </w:r>
          </w:p>
        </w:tc>
        <w:tc>
          <w:tcPr>
            <w:tcW w:w="1345" w:type="dxa"/>
            <w:shd w:val="clear" w:color="auto" w:fill="D9D9D9" w:themeFill="background1" w:themeFillShade="D9"/>
          </w:tcPr>
          <w:p w14:paraId="183ECA4C" w14:textId="31DA2C85" w:rsidR="005C60C9" w:rsidRDefault="002D7B20" w:rsidP="00851D18">
            <w:r>
              <w:t>0.27</w:t>
            </w:r>
          </w:p>
        </w:tc>
        <w:tc>
          <w:tcPr>
            <w:tcW w:w="1345" w:type="dxa"/>
            <w:shd w:val="clear" w:color="auto" w:fill="FFE599" w:themeFill="accent4" w:themeFillTint="66"/>
          </w:tcPr>
          <w:p w14:paraId="3BE3902A" w14:textId="074ADC17" w:rsidR="005C60C9" w:rsidRDefault="002D7B20" w:rsidP="00851D18">
            <w:r>
              <w:t>0.57</w:t>
            </w:r>
          </w:p>
        </w:tc>
        <w:tc>
          <w:tcPr>
            <w:tcW w:w="1345" w:type="dxa"/>
            <w:shd w:val="clear" w:color="auto" w:fill="C5E0B3" w:themeFill="accent6" w:themeFillTint="66"/>
          </w:tcPr>
          <w:p w14:paraId="241E6AD5" w14:textId="0168F3EA" w:rsidR="005C60C9" w:rsidRDefault="002D7B20" w:rsidP="00851D18">
            <w:r>
              <w:t>0.45</w:t>
            </w:r>
          </w:p>
        </w:tc>
        <w:tc>
          <w:tcPr>
            <w:tcW w:w="1242" w:type="dxa"/>
            <w:shd w:val="clear" w:color="auto" w:fill="B4C6E7" w:themeFill="accent1" w:themeFillTint="66"/>
          </w:tcPr>
          <w:p w14:paraId="3DF54379" w14:textId="63E2D790" w:rsidR="005C60C9" w:rsidRDefault="002D7B20" w:rsidP="00851D18">
            <w:r>
              <w:t>0.25</w:t>
            </w:r>
          </w:p>
        </w:tc>
      </w:tr>
      <w:tr w:rsidR="005C60C9" w14:paraId="0AF986D9" w14:textId="77777777" w:rsidTr="00BE4B31">
        <w:trPr>
          <w:trHeight w:val="266"/>
        </w:trPr>
        <w:tc>
          <w:tcPr>
            <w:tcW w:w="1338" w:type="dxa"/>
            <w:vAlign w:val="bottom"/>
          </w:tcPr>
          <w:p w14:paraId="4205214F" w14:textId="77777777" w:rsidR="005C60C9" w:rsidRDefault="005C60C9" w:rsidP="00851D18">
            <w:r>
              <w:rPr>
                <w:rFonts w:ascii="Calibri" w:hAnsi="Calibri" w:cs="Calibri"/>
                <w:color w:val="000000"/>
              </w:rPr>
              <w:t>S-12</w:t>
            </w:r>
          </w:p>
        </w:tc>
        <w:tc>
          <w:tcPr>
            <w:tcW w:w="1345" w:type="dxa"/>
            <w:shd w:val="clear" w:color="auto" w:fill="D9D9D9" w:themeFill="background1" w:themeFillShade="D9"/>
          </w:tcPr>
          <w:p w14:paraId="59DBB58E" w14:textId="79A5D396" w:rsidR="005C60C9" w:rsidRDefault="002D7B20" w:rsidP="00851D18">
            <w:r>
              <w:t>0.09</w:t>
            </w:r>
          </w:p>
        </w:tc>
        <w:tc>
          <w:tcPr>
            <w:tcW w:w="1345" w:type="dxa"/>
            <w:shd w:val="clear" w:color="auto" w:fill="FFE599" w:themeFill="accent4" w:themeFillTint="66"/>
          </w:tcPr>
          <w:p w14:paraId="5CD0EAF7" w14:textId="725A30AB" w:rsidR="005C60C9" w:rsidRDefault="002D7B20" w:rsidP="00851D18">
            <w:r>
              <w:t>7.56</w:t>
            </w:r>
          </w:p>
        </w:tc>
        <w:tc>
          <w:tcPr>
            <w:tcW w:w="1345" w:type="dxa"/>
            <w:shd w:val="clear" w:color="auto" w:fill="C5E0B3" w:themeFill="accent6" w:themeFillTint="66"/>
          </w:tcPr>
          <w:p w14:paraId="55D2F286" w14:textId="5A50E3E6" w:rsidR="005C60C9" w:rsidRDefault="002D7B20" w:rsidP="00851D18">
            <w:r>
              <w:t>1.17</w:t>
            </w:r>
          </w:p>
        </w:tc>
        <w:tc>
          <w:tcPr>
            <w:tcW w:w="1242" w:type="dxa"/>
            <w:shd w:val="clear" w:color="auto" w:fill="B4C6E7" w:themeFill="accent1" w:themeFillTint="66"/>
          </w:tcPr>
          <w:p w14:paraId="18AEF4FF" w14:textId="62FC1D61" w:rsidR="005C60C9" w:rsidRDefault="002D7B20" w:rsidP="00851D18">
            <w:r>
              <w:t>1.05</w:t>
            </w:r>
          </w:p>
        </w:tc>
      </w:tr>
      <w:tr w:rsidR="005C60C9" w14:paraId="5195764F" w14:textId="77777777" w:rsidTr="00BE4B31">
        <w:trPr>
          <w:trHeight w:val="246"/>
        </w:trPr>
        <w:tc>
          <w:tcPr>
            <w:tcW w:w="1338" w:type="dxa"/>
            <w:vAlign w:val="bottom"/>
          </w:tcPr>
          <w:p w14:paraId="21B6ECC1" w14:textId="77777777" w:rsidR="005C60C9" w:rsidRDefault="005C60C9" w:rsidP="00851D18">
            <w:r>
              <w:rPr>
                <w:rFonts w:ascii="Calibri" w:hAnsi="Calibri" w:cs="Calibri"/>
                <w:color w:val="000000"/>
              </w:rPr>
              <w:t>S-13</w:t>
            </w:r>
          </w:p>
        </w:tc>
        <w:tc>
          <w:tcPr>
            <w:tcW w:w="1345" w:type="dxa"/>
            <w:shd w:val="clear" w:color="auto" w:fill="D9D9D9" w:themeFill="background1" w:themeFillShade="D9"/>
          </w:tcPr>
          <w:p w14:paraId="01A56B41" w14:textId="3AE7BBE7" w:rsidR="005C60C9" w:rsidRDefault="002D7B20" w:rsidP="00851D18">
            <w:r>
              <w:t>1.14</w:t>
            </w:r>
          </w:p>
        </w:tc>
        <w:tc>
          <w:tcPr>
            <w:tcW w:w="1345" w:type="dxa"/>
            <w:shd w:val="clear" w:color="auto" w:fill="FFE599" w:themeFill="accent4" w:themeFillTint="66"/>
          </w:tcPr>
          <w:p w14:paraId="42104680" w14:textId="74E819DE" w:rsidR="005C60C9" w:rsidRDefault="002D7B20" w:rsidP="00851D18">
            <w:r>
              <w:t>0.45</w:t>
            </w:r>
          </w:p>
        </w:tc>
        <w:tc>
          <w:tcPr>
            <w:tcW w:w="1345" w:type="dxa"/>
            <w:shd w:val="clear" w:color="auto" w:fill="C5E0B3" w:themeFill="accent6" w:themeFillTint="66"/>
          </w:tcPr>
          <w:p w14:paraId="056D6496" w14:textId="70C10EB7" w:rsidR="005C60C9" w:rsidRDefault="002D7B20" w:rsidP="00851D18">
            <w:r>
              <w:t>1.32</w:t>
            </w:r>
          </w:p>
        </w:tc>
        <w:tc>
          <w:tcPr>
            <w:tcW w:w="1242" w:type="dxa"/>
            <w:shd w:val="clear" w:color="auto" w:fill="B4C6E7" w:themeFill="accent1" w:themeFillTint="66"/>
          </w:tcPr>
          <w:p w14:paraId="50B88364" w14:textId="46782796" w:rsidR="005C60C9" w:rsidRDefault="002D7B20" w:rsidP="00851D18">
            <w:r>
              <w:t>0.09</w:t>
            </w:r>
          </w:p>
        </w:tc>
      </w:tr>
      <w:tr w:rsidR="005C60C9" w14:paraId="32A4847E" w14:textId="77777777" w:rsidTr="00BE4B31">
        <w:trPr>
          <w:trHeight w:val="266"/>
        </w:trPr>
        <w:tc>
          <w:tcPr>
            <w:tcW w:w="1338" w:type="dxa"/>
            <w:vAlign w:val="bottom"/>
          </w:tcPr>
          <w:p w14:paraId="6DE88C83" w14:textId="77777777" w:rsidR="005C60C9" w:rsidRDefault="005C60C9" w:rsidP="00851D18">
            <w:r>
              <w:rPr>
                <w:rFonts w:ascii="Calibri" w:hAnsi="Calibri" w:cs="Calibri"/>
                <w:color w:val="000000"/>
              </w:rPr>
              <w:t>S-15</w:t>
            </w:r>
          </w:p>
        </w:tc>
        <w:tc>
          <w:tcPr>
            <w:tcW w:w="1345" w:type="dxa"/>
            <w:shd w:val="clear" w:color="auto" w:fill="D9D9D9" w:themeFill="background1" w:themeFillShade="D9"/>
          </w:tcPr>
          <w:p w14:paraId="0D63794D" w14:textId="60D32414" w:rsidR="005C60C9" w:rsidRDefault="002D7B20" w:rsidP="00851D18">
            <w:r>
              <w:t>0.42</w:t>
            </w:r>
          </w:p>
        </w:tc>
        <w:tc>
          <w:tcPr>
            <w:tcW w:w="1345" w:type="dxa"/>
            <w:shd w:val="clear" w:color="auto" w:fill="FFE599" w:themeFill="accent4" w:themeFillTint="66"/>
          </w:tcPr>
          <w:p w14:paraId="3C312E41" w14:textId="51C2C8CA" w:rsidR="005C60C9" w:rsidRDefault="002D7B20" w:rsidP="00851D18">
            <w:r>
              <w:t>0.6</w:t>
            </w:r>
          </w:p>
        </w:tc>
        <w:tc>
          <w:tcPr>
            <w:tcW w:w="1345" w:type="dxa"/>
            <w:shd w:val="clear" w:color="auto" w:fill="C5E0B3" w:themeFill="accent6" w:themeFillTint="66"/>
          </w:tcPr>
          <w:p w14:paraId="45C83EB1" w14:textId="656B405B" w:rsidR="005C60C9" w:rsidRDefault="002D7B20" w:rsidP="00851D18">
            <w:r>
              <w:t>1.92</w:t>
            </w:r>
          </w:p>
        </w:tc>
        <w:tc>
          <w:tcPr>
            <w:tcW w:w="1242" w:type="dxa"/>
            <w:shd w:val="clear" w:color="auto" w:fill="B4C6E7" w:themeFill="accent1" w:themeFillTint="66"/>
          </w:tcPr>
          <w:p w14:paraId="2E19E64B" w14:textId="1608A6B7" w:rsidR="005C60C9" w:rsidRDefault="002D7B20" w:rsidP="00851D18">
            <w:r>
              <w:t>0.18</w:t>
            </w:r>
          </w:p>
        </w:tc>
      </w:tr>
      <w:tr w:rsidR="005C60C9" w14:paraId="12D2E45B" w14:textId="77777777" w:rsidTr="00BE4B31">
        <w:trPr>
          <w:trHeight w:val="266"/>
        </w:trPr>
        <w:tc>
          <w:tcPr>
            <w:tcW w:w="1338" w:type="dxa"/>
            <w:vAlign w:val="bottom"/>
          </w:tcPr>
          <w:p w14:paraId="6C7BA6EB" w14:textId="77777777" w:rsidR="005C60C9" w:rsidRDefault="005C60C9" w:rsidP="00851D18">
            <w:r>
              <w:rPr>
                <w:rFonts w:ascii="Calibri" w:hAnsi="Calibri" w:cs="Calibri"/>
                <w:color w:val="000000"/>
              </w:rPr>
              <w:t>S-16</w:t>
            </w:r>
          </w:p>
        </w:tc>
        <w:tc>
          <w:tcPr>
            <w:tcW w:w="1345" w:type="dxa"/>
            <w:shd w:val="clear" w:color="auto" w:fill="D9D9D9" w:themeFill="background1" w:themeFillShade="D9"/>
          </w:tcPr>
          <w:p w14:paraId="5EBF7AB5" w14:textId="1F1C0443" w:rsidR="005C60C9" w:rsidRDefault="002D7B20" w:rsidP="00851D18">
            <w:r>
              <w:t>0</w:t>
            </w:r>
          </w:p>
        </w:tc>
        <w:tc>
          <w:tcPr>
            <w:tcW w:w="1345" w:type="dxa"/>
            <w:shd w:val="clear" w:color="auto" w:fill="FFE599" w:themeFill="accent4" w:themeFillTint="66"/>
          </w:tcPr>
          <w:p w14:paraId="72D35CF9" w14:textId="389DDA8E" w:rsidR="005C60C9" w:rsidRDefault="002D7B20" w:rsidP="00851D18">
            <w:r>
              <w:t>0</w:t>
            </w:r>
          </w:p>
        </w:tc>
        <w:tc>
          <w:tcPr>
            <w:tcW w:w="1345" w:type="dxa"/>
            <w:shd w:val="clear" w:color="auto" w:fill="C5E0B3" w:themeFill="accent6" w:themeFillTint="66"/>
          </w:tcPr>
          <w:p w14:paraId="31A2B9E3" w14:textId="5E90D27A" w:rsidR="005C60C9" w:rsidRDefault="002D7B20" w:rsidP="00851D18">
            <w:r>
              <w:t>0</w:t>
            </w:r>
          </w:p>
        </w:tc>
        <w:tc>
          <w:tcPr>
            <w:tcW w:w="1242" w:type="dxa"/>
            <w:shd w:val="clear" w:color="auto" w:fill="B4C6E7" w:themeFill="accent1" w:themeFillTint="66"/>
          </w:tcPr>
          <w:p w14:paraId="4AC21600" w14:textId="64F075BF" w:rsidR="005C60C9" w:rsidRDefault="002D7B20" w:rsidP="00851D18">
            <w:r>
              <w:t>0</w:t>
            </w:r>
          </w:p>
        </w:tc>
      </w:tr>
      <w:tr w:rsidR="005C60C9" w14:paraId="014B8FEE" w14:textId="77777777" w:rsidTr="00BE4B31">
        <w:trPr>
          <w:trHeight w:val="266"/>
        </w:trPr>
        <w:tc>
          <w:tcPr>
            <w:tcW w:w="1338" w:type="dxa"/>
            <w:vAlign w:val="bottom"/>
          </w:tcPr>
          <w:p w14:paraId="3F8F2F2E" w14:textId="77777777" w:rsidR="005C60C9" w:rsidRDefault="005C60C9" w:rsidP="00851D18">
            <w:r>
              <w:rPr>
                <w:rFonts w:ascii="Calibri" w:hAnsi="Calibri" w:cs="Calibri"/>
                <w:color w:val="000000"/>
              </w:rPr>
              <w:t>S-17</w:t>
            </w:r>
          </w:p>
        </w:tc>
        <w:tc>
          <w:tcPr>
            <w:tcW w:w="1345" w:type="dxa"/>
            <w:shd w:val="clear" w:color="auto" w:fill="D9D9D9" w:themeFill="background1" w:themeFillShade="D9"/>
          </w:tcPr>
          <w:p w14:paraId="7311D36C" w14:textId="10DC2E86" w:rsidR="005C60C9" w:rsidRDefault="002D7B20" w:rsidP="00851D18">
            <w:r>
              <w:t>0</w:t>
            </w:r>
          </w:p>
        </w:tc>
        <w:tc>
          <w:tcPr>
            <w:tcW w:w="1345" w:type="dxa"/>
            <w:shd w:val="clear" w:color="auto" w:fill="FFE599" w:themeFill="accent4" w:themeFillTint="66"/>
          </w:tcPr>
          <w:p w14:paraId="0DE8BCAA" w14:textId="5E04F06F" w:rsidR="005C60C9" w:rsidRDefault="002D7B20" w:rsidP="00851D18">
            <w:r>
              <w:t>0.09</w:t>
            </w:r>
          </w:p>
        </w:tc>
        <w:tc>
          <w:tcPr>
            <w:tcW w:w="1345" w:type="dxa"/>
            <w:shd w:val="clear" w:color="auto" w:fill="C5E0B3" w:themeFill="accent6" w:themeFillTint="66"/>
          </w:tcPr>
          <w:p w14:paraId="349A84EC" w14:textId="74E76FFA" w:rsidR="005C60C9" w:rsidRDefault="002D7B20" w:rsidP="00851D18">
            <w:r>
              <w:t>0</w:t>
            </w:r>
          </w:p>
        </w:tc>
        <w:tc>
          <w:tcPr>
            <w:tcW w:w="1242" w:type="dxa"/>
            <w:shd w:val="clear" w:color="auto" w:fill="B4C6E7" w:themeFill="accent1" w:themeFillTint="66"/>
          </w:tcPr>
          <w:p w14:paraId="26EA304C" w14:textId="77E21439" w:rsidR="005C60C9" w:rsidRDefault="002D7B20" w:rsidP="00851D18">
            <w:r>
              <w:t>0</w:t>
            </w:r>
          </w:p>
        </w:tc>
      </w:tr>
      <w:tr w:rsidR="005C60C9" w14:paraId="148F9AA5" w14:textId="77777777" w:rsidTr="00BE4B31">
        <w:trPr>
          <w:trHeight w:val="266"/>
        </w:trPr>
        <w:tc>
          <w:tcPr>
            <w:tcW w:w="1338" w:type="dxa"/>
            <w:vAlign w:val="bottom"/>
          </w:tcPr>
          <w:p w14:paraId="4ADD5967" w14:textId="77777777" w:rsidR="005C60C9" w:rsidRDefault="005C60C9" w:rsidP="00851D18">
            <w:r>
              <w:rPr>
                <w:rFonts w:ascii="Calibri" w:hAnsi="Calibri" w:cs="Calibri"/>
                <w:color w:val="000000"/>
              </w:rPr>
              <w:t>S-18</w:t>
            </w:r>
          </w:p>
        </w:tc>
        <w:tc>
          <w:tcPr>
            <w:tcW w:w="1345" w:type="dxa"/>
            <w:shd w:val="clear" w:color="auto" w:fill="D9D9D9" w:themeFill="background1" w:themeFillShade="D9"/>
          </w:tcPr>
          <w:p w14:paraId="28BBAA40" w14:textId="69F17649" w:rsidR="005C60C9" w:rsidRDefault="002D7B20" w:rsidP="00851D18">
            <w:r>
              <w:t>0</w:t>
            </w:r>
          </w:p>
        </w:tc>
        <w:tc>
          <w:tcPr>
            <w:tcW w:w="1345" w:type="dxa"/>
            <w:shd w:val="clear" w:color="auto" w:fill="FFE599" w:themeFill="accent4" w:themeFillTint="66"/>
          </w:tcPr>
          <w:p w14:paraId="427F126C" w14:textId="7E88AEA2" w:rsidR="005C60C9" w:rsidRDefault="002D7B20" w:rsidP="00851D18">
            <w:r>
              <w:t>0</w:t>
            </w:r>
          </w:p>
        </w:tc>
        <w:tc>
          <w:tcPr>
            <w:tcW w:w="1345" w:type="dxa"/>
            <w:shd w:val="clear" w:color="auto" w:fill="C5E0B3" w:themeFill="accent6" w:themeFillTint="66"/>
          </w:tcPr>
          <w:p w14:paraId="1FF2836A" w14:textId="6DBFCBF8" w:rsidR="005C60C9" w:rsidRDefault="002D7B20" w:rsidP="00851D18">
            <w:r>
              <w:t>0</w:t>
            </w:r>
          </w:p>
        </w:tc>
        <w:tc>
          <w:tcPr>
            <w:tcW w:w="1242" w:type="dxa"/>
            <w:shd w:val="clear" w:color="auto" w:fill="B4C6E7" w:themeFill="accent1" w:themeFillTint="66"/>
          </w:tcPr>
          <w:p w14:paraId="35A84C9B" w14:textId="2A0944FC" w:rsidR="005C60C9" w:rsidRDefault="002D7B20" w:rsidP="00851D18">
            <w:r>
              <w:t>0.57</w:t>
            </w:r>
          </w:p>
        </w:tc>
      </w:tr>
      <w:tr w:rsidR="005C60C9" w14:paraId="3C74AFB4" w14:textId="77777777" w:rsidTr="00BE4B31">
        <w:trPr>
          <w:trHeight w:val="289"/>
        </w:trPr>
        <w:tc>
          <w:tcPr>
            <w:tcW w:w="1338" w:type="dxa"/>
            <w:vAlign w:val="bottom"/>
          </w:tcPr>
          <w:p w14:paraId="642C7897" w14:textId="77777777" w:rsidR="005C60C9" w:rsidRDefault="005C60C9" w:rsidP="00851D18">
            <w:r>
              <w:rPr>
                <w:rFonts w:ascii="Calibri" w:hAnsi="Calibri" w:cs="Calibri"/>
                <w:color w:val="000000"/>
              </w:rPr>
              <w:t>S-19</w:t>
            </w:r>
          </w:p>
        </w:tc>
        <w:tc>
          <w:tcPr>
            <w:tcW w:w="1345" w:type="dxa"/>
            <w:shd w:val="clear" w:color="auto" w:fill="D9D9D9" w:themeFill="background1" w:themeFillShade="D9"/>
          </w:tcPr>
          <w:p w14:paraId="191B3218" w14:textId="6F53C3C8" w:rsidR="005C60C9" w:rsidRDefault="002D7B20" w:rsidP="00851D18">
            <w:r>
              <w:t>0</w:t>
            </w:r>
          </w:p>
        </w:tc>
        <w:tc>
          <w:tcPr>
            <w:tcW w:w="1345" w:type="dxa"/>
            <w:shd w:val="clear" w:color="auto" w:fill="FFE599" w:themeFill="accent4" w:themeFillTint="66"/>
          </w:tcPr>
          <w:p w14:paraId="435D7226" w14:textId="5CA074A9" w:rsidR="005C60C9" w:rsidRDefault="002D7B20" w:rsidP="00851D18">
            <w:r>
              <w:t>0</w:t>
            </w:r>
          </w:p>
        </w:tc>
        <w:tc>
          <w:tcPr>
            <w:tcW w:w="1345" w:type="dxa"/>
            <w:shd w:val="clear" w:color="auto" w:fill="C5E0B3" w:themeFill="accent6" w:themeFillTint="66"/>
          </w:tcPr>
          <w:p w14:paraId="72F0F4D1" w14:textId="7200D690" w:rsidR="005C60C9" w:rsidRDefault="002D7B20" w:rsidP="00851D18">
            <w:r>
              <w:t>0</w:t>
            </w:r>
          </w:p>
        </w:tc>
        <w:tc>
          <w:tcPr>
            <w:tcW w:w="1242" w:type="dxa"/>
            <w:shd w:val="clear" w:color="auto" w:fill="B4C6E7" w:themeFill="accent1" w:themeFillTint="66"/>
          </w:tcPr>
          <w:p w14:paraId="20ECEE0A" w14:textId="40A83570" w:rsidR="005C60C9" w:rsidRDefault="002D7B20" w:rsidP="00851D18">
            <w:r>
              <w:t>0</w:t>
            </w:r>
          </w:p>
        </w:tc>
      </w:tr>
    </w:tbl>
    <w:p w14:paraId="11161276" w14:textId="315AF4EB" w:rsidR="005C60C9" w:rsidRDefault="005C60C9" w:rsidP="00FD4A9F"/>
    <w:p w14:paraId="0972AC39" w14:textId="0F45B9D0" w:rsidR="00513191" w:rsidRDefault="00513191" w:rsidP="00FD4A9F"/>
    <w:p w14:paraId="00F60F66" w14:textId="7AB95D52" w:rsidR="00513191" w:rsidRDefault="00513191" w:rsidP="00FD4A9F"/>
    <w:p w14:paraId="469AA9BF" w14:textId="366EE006" w:rsidR="00513191" w:rsidRDefault="00513191" w:rsidP="00FD4A9F"/>
    <w:p w14:paraId="569525A3" w14:textId="5E4F3E93" w:rsidR="00513191" w:rsidRDefault="00513191" w:rsidP="00FD4A9F">
      <w:ins w:id="2" w:author="Kaitlyn B. Glenn" w:date="2021-09-25T22:05:00Z">
        <w:r>
          <w:rPr>
            <w:noProof/>
          </w:rPr>
          <w:drawing>
            <wp:inline distT="0" distB="0" distL="0" distR="0" wp14:anchorId="34EA679A" wp14:editId="22B3945B">
              <wp:extent cx="3396343" cy="694872"/>
              <wp:effectExtent l="0" t="0" r="0" b="0"/>
              <wp:docPr id="2" name="Picture 2" descr="Chart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" name="Picture 4" descr="Chart&#10;&#10;Description automatically generated"/>
                      <pic:cNvPicPr/>
                    </pic:nvPicPr>
                    <pic:blipFill>
                      <a:blip r:embed="rId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585103" cy="73349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1206D3D" w14:textId="740B7CD9" w:rsidR="00BE4B31" w:rsidRDefault="00BE4B31" w:rsidP="00FD4A9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25"/>
        <w:gridCol w:w="2282"/>
        <w:gridCol w:w="2342"/>
        <w:gridCol w:w="2401"/>
      </w:tblGrid>
      <w:tr w:rsidR="004C3E50" w14:paraId="1D47F8EA" w14:textId="77777777" w:rsidTr="00851D18">
        <w:tc>
          <w:tcPr>
            <w:tcW w:w="2337" w:type="dxa"/>
          </w:tcPr>
          <w:p w14:paraId="546AC01B" w14:textId="77777777" w:rsidR="00BE4B31" w:rsidRDefault="00BE4B31" w:rsidP="00851D18">
            <w:r>
              <w:t>0 sec</w:t>
            </w:r>
          </w:p>
        </w:tc>
        <w:tc>
          <w:tcPr>
            <w:tcW w:w="2337" w:type="dxa"/>
          </w:tcPr>
          <w:p w14:paraId="1E58B7C8" w14:textId="77777777" w:rsidR="00BE4B31" w:rsidRDefault="00BE4B31" w:rsidP="00851D18">
            <w:r>
              <w:t>100 sec</w:t>
            </w:r>
          </w:p>
        </w:tc>
        <w:tc>
          <w:tcPr>
            <w:tcW w:w="2338" w:type="dxa"/>
          </w:tcPr>
          <w:p w14:paraId="4C8F43AE" w14:textId="77777777" w:rsidR="00BE4B31" w:rsidRDefault="00BE4B31" w:rsidP="00851D18">
            <w:r>
              <w:t>300 sec</w:t>
            </w:r>
          </w:p>
        </w:tc>
        <w:tc>
          <w:tcPr>
            <w:tcW w:w="2338" w:type="dxa"/>
          </w:tcPr>
          <w:p w14:paraId="2F2443C0" w14:textId="77777777" w:rsidR="00BE4B31" w:rsidRDefault="00BE4B31" w:rsidP="00851D18">
            <w:r>
              <w:t>500 sec</w:t>
            </w:r>
          </w:p>
        </w:tc>
      </w:tr>
      <w:tr w:rsidR="004C3E50" w14:paraId="08163CE7" w14:textId="77777777" w:rsidTr="00851D18">
        <w:tc>
          <w:tcPr>
            <w:tcW w:w="2337" w:type="dxa"/>
          </w:tcPr>
          <w:p w14:paraId="6D24EC84" w14:textId="29B1A647" w:rsidR="00BE4B31" w:rsidRDefault="00BE4B31" w:rsidP="00851D18">
            <w:r w:rsidRPr="00BE4B31">
              <w:drawing>
                <wp:inline distT="0" distB="0" distL="0" distR="0" wp14:anchorId="1F44BBC0" wp14:editId="33CB83F0">
                  <wp:extent cx="1341912" cy="124643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7008" cy="1251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7" w:type="dxa"/>
          </w:tcPr>
          <w:p w14:paraId="3C92770B" w14:textId="20FB9B5D" w:rsidR="00BE4B31" w:rsidRDefault="004C3E50" w:rsidP="00851D18">
            <w:r w:rsidRPr="004C3E50">
              <w:drawing>
                <wp:inline distT="0" distB="0" distL="0" distR="0" wp14:anchorId="6F8402BE" wp14:editId="04DA010F">
                  <wp:extent cx="1306286" cy="1272094"/>
                  <wp:effectExtent l="0" t="0" r="8255" b="444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348" cy="1279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8" w:type="dxa"/>
          </w:tcPr>
          <w:p w14:paraId="59EDBAD5" w14:textId="3163F5D0" w:rsidR="00BE4B31" w:rsidRDefault="00BE4B31" w:rsidP="00851D18">
            <w:r w:rsidRPr="00BE4B31">
              <w:drawing>
                <wp:inline distT="0" distB="0" distL="0" distR="0" wp14:anchorId="62D9F16B" wp14:editId="50FEBCB4">
                  <wp:extent cx="1353787" cy="1236633"/>
                  <wp:effectExtent l="0" t="0" r="0" b="190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6665" cy="1257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8" w:type="dxa"/>
          </w:tcPr>
          <w:p w14:paraId="1025756B" w14:textId="13299130" w:rsidR="00BE4B31" w:rsidRDefault="004C3E50" w:rsidP="00851D18">
            <w:r w:rsidRPr="004C3E50">
              <w:drawing>
                <wp:inline distT="0" distB="0" distL="0" distR="0" wp14:anchorId="3CB398A8" wp14:editId="0D1FEE92">
                  <wp:extent cx="1389413" cy="1328107"/>
                  <wp:effectExtent l="0" t="0" r="1270" b="571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5473" cy="1343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C179CE" w14:textId="77777777" w:rsidR="00BE4B31" w:rsidRDefault="00BE4B31" w:rsidP="00FD4A9F"/>
    <w:sectPr w:rsidR="00BE4B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Kaitlyn B. Glenn">
    <w15:presenceInfo w15:providerId="None" w15:userId="Kaitlyn B. Glen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zC2MDczNjO3MDUzMzBR0lEKTi0uzszPAykwrAUAesnQMywAAAA="/>
  </w:docVars>
  <w:rsids>
    <w:rsidRoot w:val="00743568"/>
    <w:rsid w:val="002D7B20"/>
    <w:rsid w:val="00440DE2"/>
    <w:rsid w:val="004C3E50"/>
    <w:rsid w:val="00513191"/>
    <w:rsid w:val="005709AD"/>
    <w:rsid w:val="005C60C9"/>
    <w:rsid w:val="00742003"/>
    <w:rsid w:val="00743568"/>
    <w:rsid w:val="00837135"/>
    <w:rsid w:val="00BE4B31"/>
    <w:rsid w:val="00DE4F2F"/>
    <w:rsid w:val="00E115D6"/>
    <w:rsid w:val="00F77AC4"/>
    <w:rsid w:val="00FD4A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78EFD9"/>
  <w15:chartTrackingRefBased/>
  <w15:docId w15:val="{871CFA02-84B6-48CA-AC0D-C3B702C040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D4A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587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microsoft.com/office/2011/relationships/people" Target="peop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854</TotalTime>
  <Pages>3</Pages>
  <Words>238</Words>
  <Characters>1357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Kaitlyn B. Glenn</dc:creator>
  <cp:keywords/>
  <dc:description/>
  <cp:lastModifiedBy>Kaitlyn B. Glenn</cp:lastModifiedBy>
  <cp:revision>6</cp:revision>
  <dcterms:created xsi:type="dcterms:W3CDTF">2021-10-11T01:00:00Z</dcterms:created>
  <dcterms:modified xsi:type="dcterms:W3CDTF">2021-10-11T16:01:00Z</dcterms:modified>
</cp:coreProperties>
</file>